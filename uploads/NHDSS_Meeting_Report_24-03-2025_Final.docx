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EB941" w14:textId="12A88402" w:rsidR="000562D2" w:rsidRPr="00A777F4" w:rsidRDefault="000562D2" w:rsidP="00A726ED">
      <w:pPr>
        <w:pStyle w:val="Heading1"/>
        <w:spacing w:line="276" w:lineRule="auto"/>
        <w:jc w:val="center"/>
        <w:rPr>
          <w:rFonts w:ascii="Times New Roman" w:hAnsi="Times New Roman" w:cs="Times New Roman"/>
        </w:rPr>
      </w:pPr>
      <w:r w:rsidRPr="00A777F4">
        <w:rPr>
          <w:rFonts w:ascii="Times New Roman" w:hAnsi="Times New Roman" w:cs="Times New Roman"/>
        </w:rPr>
        <w:t>NAVRONGO HEALTH RESEARCH CENTRE</w:t>
      </w:r>
    </w:p>
    <w:p w14:paraId="0C92DACD" w14:textId="1B96EE52" w:rsidR="00D97D23" w:rsidRPr="00A777F4" w:rsidRDefault="003673B3" w:rsidP="00A726ED">
      <w:pPr>
        <w:pStyle w:val="Heading2"/>
        <w:spacing w:line="276" w:lineRule="auto"/>
        <w:jc w:val="center"/>
        <w:rPr>
          <w:rFonts w:ascii="Times New Roman" w:hAnsi="Times New Roman" w:cs="Times New Roman"/>
        </w:rPr>
      </w:pPr>
      <w:r w:rsidRPr="00A777F4">
        <w:rPr>
          <w:rFonts w:ascii="Times New Roman" w:hAnsi="Times New Roman" w:cs="Times New Roman"/>
        </w:rPr>
        <w:t xml:space="preserve">Navrongo </w:t>
      </w:r>
      <w:r w:rsidR="00D97D23" w:rsidRPr="00A777F4">
        <w:rPr>
          <w:rFonts w:ascii="Times New Roman" w:hAnsi="Times New Roman" w:cs="Times New Roman"/>
        </w:rPr>
        <w:t>Health and Demographic Surveillance System (HDSS) Workshop Report</w:t>
      </w:r>
    </w:p>
    <w:p w14:paraId="0396560C" w14:textId="77777777" w:rsidR="00CE1B1C" w:rsidRPr="00A777F4" w:rsidRDefault="00CE1B1C" w:rsidP="00A726ED">
      <w:pPr>
        <w:pStyle w:val="Heading2"/>
        <w:spacing w:line="276" w:lineRule="auto"/>
        <w:rPr>
          <w:rFonts w:ascii="Times New Roman" w:hAnsi="Times New Roman" w:cs="Times New Roman"/>
          <w:sz w:val="28"/>
          <w:szCs w:val="28"/>
        </w:rPr>
      </w:pPr>
      <w:r w:rsidRPr="00A777F4">
        <w:rPr>
          <w:rFonts w:ascii="Times New Roman" w:hAnsi="Times New Roman" w:cs="Times New Roman"/>
          <w:sz w:val="28"/>
          <w:szCs w:val="28"/>
        </w:rPr>
        <w:t>Background</w:t>
      </w:r>
    </w:p>
    <w:p w14:paraId="396FAC27" w14:textId="35AB372E" w:rsidR="00CE1B1C" w:rsidRPr="00A777F4" w:rsidRDefault="00CE1B1C" w:rsidP="00A726ED">
      <w:pPr>
        <w:spacing w:line="276" w:lineRule="auto"/>
        <w:jc w:val="both"/>
        <w:rPr>
          <w:rFonts w:ascii="Times New Roman" w:hAnsi="Times New Roman" w:cs="Times New Roman"/>
          <w:bCs/>
        </w:rPr>
      </w:pPr>
      <w:r w:rsidRPr="00A777F4">
        <w:rPr>
          <w:rFonts w:ascii="Times New Roman" w:hAnsi="Times New Roman" w:cs="Times New Roman"/>
          <w:bCs/>
        </w:rPr>
        <w:t>The Navrongo Health Research Centre (NHRC) is a leading health research institution in Ghana, committed to conducting high-quality research to inform policy and improve healthcare delivery. One of its key components is the Health and Demographic Surveillance System (HDSS), which systematically collects and maintains longitudinal data on demographic and health indicators within the study area. The HDSS provides a vital platform for tracking population dynamics</w:t>
      </w:r>
      <w:r w:rsidR="00935D43">
        <w:rPr>
          <w:rFonts w:ascii="Times New Roman" w:hAnsi="Times New Roman" w:cs="Times New Roman"/>
          <w:bCs/>
        </w:rPr>
        <w:t xml:space="preserve"> and health trends, as well as</w:t>
      </w:r>
      <w:r w:rsidRPr="00A777F4">
        <w:rPr>
          <w:rFonts w:ascii="Times New Roman" w:hAnsi="Times New Roman" w:cs="Times New Roman"/>
          <w:bCs/>
        </w:rPr>
        <w:t xml:space="preserve"> evaluating public health interventions. </w:t>
      </w:r>
    </w:p>
    <w:p w14:paraId="0C2C2AF0" w14:textId="77777777" w:rsidR="00CE1B1C" w:rsidRPr="00A777F4" w:rsidRDefault="00CE1B1C" w:rsidP="00A726ED">
      <w:pPr>
        <w:pStyle w:val="Heading2"/>
        <w:spacing w:line="276" w:lineRule="auto"/>
        <w:rPr>
          <w:rFonts w:ascii="Times New Roman" w:hAnsi="Times New Roman" w:cs="Times New Roman"/>
          <w:sz w:val="28"/>
          <w:szCs w:val="28"/>
        </w:rPr>
      </w:pPr>
      <w:r w:rsidRPr="00A777F4">
        <w:rPr>
          <w:rFonts w:ascii="Times New Roman" w:hAnsi="Times New Roman" w:cs="Times New Roman"/>
          <w:sz w:val="28"/>
          <w:szCs w:val="28"/>
        </w:rPr>
        <w:t>Preamble and Rationale for the Workshop</w:t>
      </w:r>
    </w:p>
    <w:p w14:paraId="1577F9B4" w14:textId="0780E543" w:rsidR="00CE1B1C" w:rsidRPr="00A777F4" w:rsidRDefault="00CE1B1C" w:rsidP="00A726ED">
      <w:pPr>
        <w:spacing w:line="276" w:lineRule="auto"/>
        <w:jc w:val="both"/>
        <w:rPr>
          <w:rFonts w:ascii="Times New Roman" w:hAnsi="Times New Roman" w:cs="Times New Roman"/>
          <w:bCs/>
        </w:rPr>
      </w:pPr>
      <w:r w:rsidRPr="00A777F4">
        <w:rPr>
          <w:rFonts w:ascii="Times New Roman" w:hAnsi="Times New Roman" w:cs="Times New Roman"/>
          <w:bCs/>
        </w:rPr>
        <w:t xml:space="preserve">Prior to 2022, data collection for the NHDSS was conducted using a paper-based </w:t>
      </w:r>
      <w:r w:rsidR="00751A96">
        <w:rPr>
          <w:rFonts w:ascii="Times New Roman" w:hAnsi="Times New Roman" w:cs="Times New Roman"/>
          <w:bCs/>
        </w:rPr>
        <w:t>tools</w:t>
      </w:r>
      <w:r w:rsidR="00751A96">
        <w:rPr>
          <w:rFonts w:ascii="Times New Roman" w:hAnsi="Times New Roman" w:cs="Times New Roman"/>
          <w:bCs/>
        </w:rPr>
        <w:t xml:space="preserve"> </w:t>
      </w:r>
      <w:r w:rsidR="00751A96">
        <w:rPr>
          <w:rFonts w:ascii="Times New Roman" w:hAnsi="Times New Roman" w:cs="Times New Roman"/>
          <w:bCs/>
        </w:rPr>
        <w:t>and captured electronically using the</w:t>
      </w:r>
      <w:r w:rsidR="00935D43">
        <w:rPr>
          <w:rFonts w:ascii="Times New Roman" w:hAnsi="Times New Roman" w:cs="Times New Roman"/>
          <w:bCs/>
        </w:rPr>
        <w:t xml:space="preserve"> HRS2</w:t>
      </w:r>
      <w:r w:rsidR="00751A96">
        <w:rPr>
          <w:rFonts w:ascii="Times New Roman" w:hAnsi="Times New Roman" w:cs="Times New Roman"/>
          <w:bCs/>
        </w:rPr>
        <w:t xml:space="preserve"> system</w:t>
      </w:r>
      <w:r w:rsidRPr="00A777F4">
        <w:rPr>
          <w:rFonts w:ascii="Times New Roman" w:hAnsi="Times New Roman" w:cs="Times New Roman"/>
          <w:bCs/>
        </w:rPr>
        <w:t>. Th</w:t>
      </w:r>
      <w:r w:rsidR="00751A96">
        <w:rPr>
          <w:rFonts w:ascii="Times New Roman" w:hAnsi="Times New Roman" w:cs="Times New Roman"/>
          <w:bCs/>
        </w:rPr>
        <w:t>e</w:t>
      </w:r>
      <w:r w:rsidRPr="00A777F4">
        <w:rPr>
          <w:rFonts w:ascii="Times New Roman" w:hAnsi="Times New Roman" w:cs="Times New Roman"/>
          <w:bCs/>
        </w:rPr>
        <w:t>s</w:t>
      </w:r>
      <w:r w:rsidR="00751A96">
        <w:rPr>
          <w:rFonts w:ascii="Times New Roman" w:hAnsi="Times New Roman" w:cs="Times New Roman"/>
          <w:bCs/>
        </w:rPr>
        <w:t>e</w:t>
      </w:r>
      <w:r w:rsidRPr="00A777F4">
        <w:rPr>
          <w:rFonts w:ascii="Times New Roman" w:hAnsi="Times New Roman" w:cs="Times New Roman"/>
          <w:bCs/>
        </w:rPr>
        <w:t xml:space="preserve"> </w:t>
      </w:r>
      <w:r w:rsidR="00727134">
        <w:rPr>
          <w:rFonts w:ascii="Times New Roman" w:hAnsi="Times New Roman" w:cs="Times New Roman"/>
          <w:bCs/>
        </w:rPr>
        <w:t xml:space="preserve">paper-based </w:t>
      </w:r>
      <w:r w:rsidR="00751A96">
        <w:rPr>
          <w:rFonts w:ascii="Times New Roman" w:hAnsi="Times New Roman" w:cs="Times New Roman"/>
          <w:bCs/>
        </w:rPr>
        <w:t>tools</w:t>
      </w:r>
      <w:r w:rsidR="00BD6947">
        <w:rPr>
          <w:rFonts w:ascii="Times New Roman" w:hAnsi="Times New Roman" w:cs="Times New Roman"/>
          <w:bCs/>
        </w:rPr>
        <w:t xml:space="preserve"> with time became obsolete </w:t>
      </w:r>
      <w:r w:rsidR="00727134">
        <w:rPr>
          <w:rFonts w:ascii="Times New Roman" w:hAnsi="Times New Roman" w:cs="Times New Roman"/>
          <w:bCs/>
        </w:rPr>
        <w:t>present</w:t>
      </w:r>
      <w:r w:rsidR="00BD6947">
        <w:rPr>
          <w:rFonts w:ascii="Times New Roman" w:hAnsi="Times New Roman" w:cs="Times New Roman"/>
          <w:bCs/>
        </w:rPr>
        <w:t>ing</w:t>
      </w:r>
      <w:r w:rsidR="00727134">
        <w:rPr>
          <w:rFonts w:ascii="Times New Roman" w:hAnsi="Times New Roman" w:cs="Times New Roman"/>
          <w:bCs/>
        </w:rPr>
        <w:t xml:space="preserve"> numerous challenges, including inefficiencies in data entry, storage, and retrieval, as well as a</w:t>
      </w:r>
      <w:r w:rsidRPr="00A777F4">
        <w:rPr>
          <w:rFonts w:ascii="Times New Roman" w:hAnsi="Times New Roman" w:cs="Times New Roman"/>
          <w:bCs/>
        </w:rPr>
        <w:t xml:space="preserve"> risk of data loss. </w:t>
      </w:r>
      <w:r w:rsidR="00DF5708">
        <w:rPr>
          <w:rFonts w:ascii="Times New Roman" w:hAnsi="Times New Roman" w:cs="Times New Roman"/>
          <w:bCs/>
        </w:rPr>
        <w:t xml:space="preserve">The system was also </w:t>
      </w:r>
      <w:r w:rsidR="00894A7F">
        <w:rPr>
          <w:rFonts w:ascii="Times New Roman" w:hAnsi="Times New Roman" w:cs="Times New Roman"/>
          <w:bCs/>
        </w:rPr>
        <w:t>costly</w:t>
      </w:r>
      <w:r w:rsidR="00DF5708">
        <w:rPr>
          <w:rFonts w:ascii="Times New Roman" w:hAnsi="Times New Roman" w:cs="Times New Roman"/>
          <w:bCs/>
        </w:rPr>
        <w:t xml:space="preserve"> to maintain since the HDSS platform </w:t>
      </w:r>
      <w:r w:rsidR="00894A7F">
        <w:rPr>
          <w:rFonts w:ascii="Times New Roman" w:hAnsi="Times New Roman" w:cs="Times New Roman"/>
          <w:bCs/>
        </w:rPr>
        <w:t>lacked</w:t>
      </w:r>
      <w:r w:rsidR="00DF5708">
        <w:rPr>
          <w:rFonts w:ascii="Times New Roman" w:hAnsi="Times New Roman" w:cs="Times New Roman"/>
          <w:bCs/>
        </w:rPr>
        <w:t xml:space="preserve"> core funding</w:t>
      </w:r>
      <w:r w:rsidR="00894A7F">
        <w:rPr>
          <w:rFonts w:ascii="Times New Roman" w:hAnsi="Times New Roman" w:cs="Times New Roman"/>
          <w:bCs/>
        </w:rPr>
        <w:t xml:space="preserve">. </w:t>
      </w:r>
      <w:r w:rsidRPr="00A777F4">
        <w:rPr>
          <w:rFonts w:ascii="Times New Roman" w:hAnsi="Times New Roman" w:cs="Times New Roman"/>
          <w:bCs/>
        </w:rPr>
        <w:t xml:space="preserve">To enhance data management and accessibility, </w:t>
      </w:r>
      <w:r w:rsidR="00295400">
        <w:rPr>
          <w:rFonts w:ascii="Times New Roman" w:hAnsi="Times New Roman" w:cs="Times New Roman"/>
          <w:bCs/>
        </w:rPr>
        <w:t xml:space="preserve">the NHRC migrated the NHDSS to an electronic database </w:t>
      </w:r>
      <w:r w:rsidR="005243D6">
        <w:rPr>
          <w:rFonts w:ascii="Times New Roman" w:hAnsi="Times New Roman" w:cs="Times New Roman"/>
          <w:bCs/>
        </w:rPr>
        <w:t xml:space="preserve">system </w:t>
      </w:r>
      <w:r w:rsidR="00295400">
        <w:rPr>
          <w:rFonts w:ascii="Times New Roman" w:hAnsi="Times New Roman" w:cs="Times New Roman"/>
          <w:bCs/>
        </w:rPr>
        <w:t>known as HDS Explorer</w:t>
      </w:r>
      <w:r w:rsidRPr="00A777F4">
        <w:rPr>
          <w:rFonts w:ascii="Times New Roman" w:hAnsi="Times New Roman" w:cs="Times New Roman"/>
          <w:bCs/>
        </w:rPr>
        <w:t xml:space="preserve"> in 202</w:t>
      </w:r>
      <w:r w:rsidR="00295400">
        <w:rPr>
          <w:rFonts w:ascii="Times New Roman" w:hAnsi="Times New Roman" w:cs="Times New Roman"/>
          <w:bCs/>
        </w:rPr>
        <w:t>4</w:t>
      </w:r>
      <w:r w:rsidRPr="00A777F4">
        <w:rPr>
          <w:rFonts w:ascii="Times New Roman" w:hAnsi="Times New Roman" w:cs="Times New Roman"/>
          <w:bCs/>
        </w:rPr>
        <w:t>.</w:t>
      </w:r>
    </w:p>
    <w:p w14:paraId="08417BF6" w14:textId="76E7FBA0" w:rsidR="00CE1B1C" w:rsidRPr="00A777F4" w:rsidRDefault="00C04B6C" w:rsidP="00A726ED">
      <w:pPr>
        <w:spacing w:line="276" w:lineRule="auto"/>
        <w:jc w:val="both"/>
        <w:rPr>
          <w:rFonts w:ascii="Times New Roman" w:hAnsi="Times New Roman" w:cs="Times New Roman"/>
          <w:bCs/>
        </w:rPr>
      </w:pPr>
      <w:r>
        <w:rPr>
          <w:rFonts w:ascii="Times New Roman" w:hAnsi="Times New Roman" w:cs="Times New Roman"/>
          <w:bCs/>
        </w:rPr>
        <w:t xml:space="preserve">Following the migration, various challenges emerged, including data inconsistencies, integration difficulties, and training gaps among staff members. To address these issues, a week-long workshop was organised from 3rd to 7th March 2025 at the </w:t>
      </w:r>
      <w:proofErr w:type="spellStart"/>
      <w:r>
        <w:rPr>
          <w:rFonts w:ascii="Times New Roman" w:hAnsi="Times New Roman" w:cs="Times New Roman"/>
          <w:bCs/>
        </w:rPr>
        <w:t>Richmanda</w:t>
      </w:r>
      <w:proofErr w:type="spellEnd"/>
      <w:r>
        <w:rPr>
          <w:rFonts w:ascii="Times New Roman" w:hAnsi="Times New Roman" w:cs="Times New Roman"/>
          <w:bCs/>
        </w:rPr>
        <w:t xml:space="preserve"> Hotel in Bolgatanga. The primary objective was to provide a comprehensive overview of the new database, assess migration-related challenges, develop strategies to resolve identified issues and explore potential data analys</w:t>
      </w:r>
      <w:r w:rsidR="005243D6">
        <w:rPr>
          <w:rFonts w:ascii="Times New Roman" w:hAnsi="Times New Roman" w:cs="Times New Roman"/>
          <w:bCs/>
        </w:rPr>
        <w:t>e</w:t>
      </w:r>
      <w:r>
        <w:rPr>
          <w:rFonts w:ascii="Times New Roman" w:hAnsi="Times New Roman" w:cs="Times New Roman"/>
          <w:bCs/>
        </w:rPr>
        <w:t>s opportunities</w:t>
      </w:r>
      <w:r w:rsidR="00225170" w:rsidRPr="00A777F4">
        <w:rPr>
          <w:rFonts w:ascii="Times New Roman" w:hAnsi="Times New Roman" w:cs="Times New Roman"/>
          <w:bCs/>
        </w:rPr>
        <w:t>.</w:t>
      </w:r>
    </w:p>
    <w:p w14:paraId="78E0A66A" w14:textId="103C1A55" w:rsidR="00D97D23" w:rsidRPr="00A777F4" w:rsidRDefault="00FC4CF8" w:rsidP="00A726ED">
      <w:pPr>
        <w:pStyle w:val="Heading2"/>
        <w:spacing w:line="276" w:lineRule="auto"/>
        <w:rPr>
          <w:rFonts w:ascii="Times New Roman" w:hAnsi="Times New Roman" w:cs="Times New Roman"/>
          <w:sz w:val="28"/>
          <w:szCs w:val="28"/>
        </w:rPr>
      </w:pPr>
      <w:r w:rsidRPr="00A777F4">
        <w:rPr>
          <w:rFonts w:ascii="Times New Roman" w:hAnsi="Times New Roman" w:cs="Times New Roman"/>
          <w:sz w:val="28"/>
          <w:szCs w:val="28"/>
        </w:rPr>
        <w:t>DAY ONE</w:t>
      </w:r>
      <w:r w:rsidR="00355FF3" w:rsidRPr="00A777F4">
        <w:rPr>
          <w:rFonts w:ascii="Times New Roman" w:hAnsi="Times New Roman" w:cs="Times New Roman"/>
          <w:sz w:val="28"/>
          <w:szCs w:val="28"/>
        </w:rPr>
        <w:t>: 3</w:t>
      </w:r>
      <w:r w:rsidR="00355FF3" w:rsidRPr="00A777F4">
        <w:rPr>
          <w:rFonts w:ascii="Times New Roman" w:hAnsi="Times New Roman" w:cs="Times New Roman"/>
          <w:sz w:val="28"/>
          <w:szCs w:val="28"/>
          <w:vertAlign w:val="superscript"/>
        </w:rPr>
        <w:t>rd</w:t>
      </w:r>
      <w:r w:rsidR="00355FF3" w:rsidRPr="00A777F4">
        <w:rPr>
          <w:rFonts w:ascii="Times New Roman" w:hAnsi="Times New Roman" w:cs="Times New Roman"/>
          <w:sz w:val="28"/>
          <w:szCs w:val="28"/>
        </w:rPr>
        <w:t xml:space="preserve"> March 2025</w:t>
      </w:r>
    </w:p>
    <w:p w14:paraId="5D5D1655" w14:textId="7A7B79E8" w:rsidR="00D97D23" w:rsidRPr="00A777F4" w:rsidRDefault="00D97D23" w:rsidP="00A726ED">
      <w:pPr>
        <w:pStyle w:val="Heading3"/>
        <w:spacing w:line="276" w:lineRule="auto"/>
        <w:rPr>
          <w:rFonts w:ascii="Times New Roman" w:hAnsi="Times New Roman" w:cs="Times New Roman"/>
          <w:sz w:val="24"/>
          <w:szCs w:val="24"/>
        </w:rPr>
      </w:pPr>
      <w:r w:rsidRPr="00A777F4">
        <w:rPr>
          <w:rFonts w:ascii="Times New Roman" w:hAnsi="Times New Roman" w:cs="Times New Roman"/>
          <w:sz w:val="24"/>
          <w:szCs w:val="24"/>
        </w:rPr>
        <w:t>Introduction and Presentations</w:t>
      </w:r>
    </w:p>
    <w:p w14:paraId="7E916FE2" w14:textId="1D99BD49" w:rsidR="006770BF" w:rsidRPr="00A777F4" w:rsidRDefault="006770BF" w:rsidP="00A726ED">
      <w:pPr>
        <w:spacing w:line="276" w:lineRule="auto"/>
        <w:jc w:val="both"/>
        <w:rPr>
          <w:rFonts w:ascii="Times New Roman" w:hAnsi="Times New Roman" w:cs="Times New Roman"/>
        </w:rPr>
      </w:pPr>
      <w:r w:rsidRPr="00A777F4">
        <w:rPr>
          <w:rFonts w:ascii="Times New Roman" w:hAnsi="Times New Roman" w:cs="Times New Roman"/>
        </w:rPr>
        <w:t>The workshop started at 9</w:t>
      </w:r>
      <w:r w:rsidR="001B0C5D" w:rsidRPr="00A777F4">
        <w:rPr>
          <w:rFonts w:ascii="Times New Roman" w:hAnsi="Times New Roman" w:cs="Times New Roman"/>
        </w:rPr>
        <w:t xml:space="preserve"> a.m. with a welcome address from </w:t>
      </w:r>
      <w:r w:rsidR="00CA71FF" w:rsidRPr="00A777F4">
        <w:rPr>
          <w:rFonts w:ascii="Times New Roman" w:hAnsi="Times New Roman" w:cs="Times New Roman"/>
        </w:rPr>
        <w:t>Dr. Timothy Awine (</w:t>
      </w:r>
      <w:r w:rsidR="001B0C5D" w:rsidRPr="00A777F4">
        <w:rPr>
          <w:rFonts w:ascii="Times New Roman" w:hAnsi="Times New Roman" w:cs="Times New Roman"/>
        </w:rPr>
        <w:t>TW</w:t>
      </w:r>
      <w:r w:rsidR="00CA71FF" w:rsidRPr="00A777F4">
        <w:rPr>
          <w:rFonts w:ascii="Times New Roman" w:hAnsi="Times New Roman" w:cs="Times New Roman"/>
        </w:rPr>
        <w:t>)</w:t>
      </w:r>
      <w:r w:rsidR="001B0C5D" w:rsidRPr="00A777F4">
        <w:rPr>
          <w:rFonts w:ascii="Times New Roman" w:hAnsi="Times New Roman" w:cs="Times New Roman"/>
        </w:rPr>
        <w:t xml:space="preserve"> on behalf of the Director. This was followed by a brief statement about the purpose of the workshop. The objectives and expected deliverables </w:t>
      </w:r>
      <w:r w:rsidR="00D032EF" w:rsidRPr="00A777F4">
        <w:rPr>
          <w:rFonts w:ascii="Times New Roman" w:hAnsi="Times New Roman" w:cs="Times New Roman"/>
        </w:rPr>
        <w:t xml:space="preserve">of the workshop </w:t>
      </w:r>
      <w:r w:rsidR="001B0C5D" w:rsidRPr="00A777F4">
        <w:rPr>
          <w:rFonts w:ascii="Times New Roman" w:hAnsi="Times New Roman" w:cs="Times New Roman"/>
        </w:rPr>
        <w:t xml:space="preserve">were </w:t>
      </w:r>
      <w:r w:rsidR="00D032EF" w:rsidRPr="00A777F4">
        <w:rPr>
          <w:rFonts w:ascii="Times New Roman" w:hAnsi="Times New Roman" w:cs="Times New Roman"/>
        </w:rPr>
        <w:t>spelt</w:t>
      </w:r>
      <w:r w:rsidR="001B0C5D" w:rsidRPr="00A777F4">
        <w:rPr>
          <w:rFonts w:ascii="Times New Roman" w:hAnsi="Times New Roman" w:cs="Times New Roman"/>
        </w:rPr>
        <w:t xml:space="preserve"> out to guide the workshop's activities</w:t>
      </w:r>
      <w:r w:rsidRPr="00A777F4">
        <w:rPr>
          <w:rFonts w:ascii="Times New Roman" w:hAnsi="Times New Roman" w:cs="Times New Roman"/>
        </w:rPr>
        <w:t xml:space="preserve"> throughout the week. </w:t>
      </w:r>
    </w:p>
    <w:p w14:paraId="5AD60570" w14:textId="4CF6538B" w:rsidR="00197383" w:rsidRPr="00A777F4" w:rsidRDefault="00197383" w:rsidP="00A726ED">
      <w:pPr>
        <w:pStyle w:val="Heading2"/>
        <w:spacing w:line="276" w:lineRule="auto"/>
        <w:jc w:val="both"/>
        <w:rPr>
          <w:rFonts w:ascii="Times New Roman" w:hAnsi="Times New Roman" w:cs="Times New Roman"/>
          <w:sz w:val="24"/>
          <w:szCs w:val="24"/>
        </w:rPr>
      </w:pPr>
      <w:r w:rsidRPr="00A777F4">
        <w:rPr>
          <w:rFonts w:ascii="Times New Roman" w:hAnsi="Times New Roman" w:cs="Times New Roman"/>
          <w:sz w:val="24"/>
          <w:szCs w:val="24"/>
        </w:rPr>
        <w:t>Main Objective</w:t>
      </w:r>
    </w:p>
    <w:p w14:paraId="0E664A7A" w14:textId="4FB96548" w:rsidR="007E4EF9" w:rsidRPr="00A777F4" w:rsidRDefault="00914C00" w:rsidP="00A726ED">
      <w:pPr>
        <w:spacing w:line="276" w:lineRule="auto"/>
        <w:jc w:val="both"/>
        <w:rPr>
          <w:rFonts w:ascii="Times New Roman" w:hAnsi="Times New Roman" w:cs="Times New Roman"/>
        </w:rPr>
      </w:pPr>
      <w:r w:rsidRPr="00A777F4">
        <w:rPr>
          <w:rFonts w:ascii="Times New Roman" w:hAnsi="Times New Roman" w:cs="Times New Roman"/>
        </w:rPr>
        <w:t xml:space="preserve">The primary objective of the workshop was to </w:t>
      </w:r>
      <w:r w:rsidR="00355FF3" w:rsidRPr="00A777F4">
        <w:rPr>
          <w:rFonts w:ascii="Times New Roman" w:hAnsi="Times New Roman" w:cs="Times New Roman"/>
        </w:rPr>
        <w:t xml:space="preserve">conduct a trend </w:t>
      </w:r>
      <w:r w:rsidRPr="00A777F4">
        <w:rPr>
          <w:rFonts w:ascii="Times New Roman" w:hAnsi="Times New Roman" w:cs="Times New Roman"/>
        </w:rPr>
        <w:t>analys</w:t>
      </w:r>
      <w:r w:rsidR="00355FF3" w:rsidRPr="00A777F4">
        <w:rPr>
          <w:rFonts w:ascii="Times New Roman" w:hAnsi="Times New Roman" w:cs="Times New Roman"/>
        </w:rPr>
        <w:t xml:space="preserve">is on key demographic and health indicators using </w:t>
      </w:r>
      <w:r w:rsidRPr="00A777F4">
        <w:rPr>
          <w:rFonts w:ascii="Times New Roman" w:hAnsi="Times New Roman" w:cs="Times New Roman"/>
        </w:rPr>
        <w:t xml:space="preserve">the HDSS data </w:t>
      </w:r>
      <w:r w:rsidR="00355FF3" w:rsidRPr="00A777F4">
        <w:rPr>
          <w:rFonts w:ascii="Times New Roman" w:hAnsi="Times New Roman" w:cs="Times New Roman"/>
        </w:rPr>
        <w:t>and</w:t>
      </w:r>
      <w:r w:rsidR="00F755B9" w:rsidRPr="00A777F4">
        <w:rPr>
          <w:rFonts w:ascii="Times New Roman" w:hAnsi="Times New Roman" w:cs="Times New Roman"/>
        </w:rPr>
        <w:t xml:space="preserve"> </w:t>
      </w:r>
      <w:r w:rsidR="00355FF3" w:rsidRPr="00A777F4">
        <w:rPr>
          <w:rFonts w:ascii="Times New Roman" w:hAnsi="Times New Roman" w:cs="Times New Roman"/>
        </w:rPr>
        <w:t>produce</w:t>
      </w:r>
      <w:r w:rsidRPr="00A777F4">
        <w:rPr>
          <w:rFonts w:ascii="Times New Roman" w:hAnsi="Times New Roman" w:cs="Times New Roman"/>
        </w:rPr>
        <w:t xml:space="preserve"> a report covering the period from 2018 to 2024. Another important aim was to assess the structure and functionality of the HDS Explorer </w:t>
      </w:r>
      <w:r w:rsidRPr="00A777F4">
        <w:rPr>
          <w:rFonts w:ascii="Times New Roman" w:hAnsi="Times New Roman" w:cs="Times New Roman"/>
        </w:rPr>
        <w:lastRenderedPageBreak/>
        <w:t>application</w:t>
      </w:r>
      <w:r w:rsidR="001E1768" w:rsidRPr="00A777F4">
        <w:rPr>
          <w:rFonts w:ascii="Times New Roman" w:hAnsi="Times New Roman" w:cs="Times New Roman"/>
        </w:rPr>
        <w:t>, currently used for collecting HDSS data, by comparing it with the paper-based FoxPro/HR2 system. This involved identifying inconsistencies and missing information</w:t>
      </w:r>
      <w:r w:rsidR="00B83AB7" w:rsidRPr="00A777F4">
        <w:rPr>
          <w:rFonts w:ascii="Times New Roman" w:hAnsi="Times New Roman" w:cs="Times New Roman"/>
        </w:rPr>
        <w:t xml:space="preserve"> and proposing solutions to address the challenges and enhance data quality for </w:t>
      </w:r>
      <w:r w:rsidR="00345812" w:rsidRPr="00A777F4">
        <w:rPr>
          <w:rFonts w:ascii="Times New Roman" w:hAnsi="Times New Roman" w:cs="Times New Roman"/>
        </w:rPr>
        <w:t>future</w:t>
      </w:r>
      <w:r w:rsidR="00B83AB7" w:rsidRPr="00A777F4">
        <w:rPr>
          <w:rFonts w:ascii="Times New Roman" w:hAnsi="Times New Roman" w:cs="Times New Roman"/>
        </w:rPr>
        <w:t xml:space="preserve"> use</w:t>
      </w:r>
      <w:r w:rsidR="00371BD2" w:rsidRPr="00A777F4">
        <w:rPr>
          <w:rFonts w:ascii="Times New Roman" w:hAnsi="Times New Roman" w:cs="Times New Roman"/>
        </w:rPr>
        <w:t>.</w:t>
      </w:r>
      <w:r w:rsidR="007E4EF9" w:rsidRPr="00A777F4">
        <w:rPr>
          <w:rFonts w:ascii="Times New Roman" w:hAnsi="Times New Roman" w:cs="Times New Roman"/>
        </w:rPr>
        <w:t xml:space="preserve"> </w:t>
      </w:r>
      <w:r w:rsidR="00FC04BE" w:rsidRPr="00A777F4">
        <w:rPr>
          <w:rFonts w:ascii="Times New Roman" w:hAnsi="Times New Roman" w:cs="Times New Roman"/>
        </w:rPr>
        <w:t xml:space="preserve">It is </w:t>
      </w:r>
      <w:r w:rsidR="006D4D99">
        <w:rPr>
          <w:rFonts w:ascii="Times New Roman" w:hAnsi="Times New Roman" w:cs="Times New Roman"/>
        </w:rPr>
        <w:t xml:space="preserve">essential to note that since the rollout of the HDS-Explorer application for NHDSS data updates during </w:t>
      </w:r>
      <w:r w:rsidR="00892C71">
        <w:rPr>
          <w:rFonts w:ascii="Times New Roman" w:hAnsi="Times New Roman" w:cs="Times New Roman"/>
        </w:rPr>
        <w:t>the NHDSS</w:t>
      </w:r>
      <w:r w:rsidR="006D4D99">
        <w:rPr>
          <w:rFonts w:ascii="Times New Roman" w:hAnsi="Times New Roman" w:cs="Times New Roman"/>
        </w:rPr>
        <w:t xml:space="preserve"> Round 95 update in July 2024, no assessment has been conducted to evaluate</w:t>
      </w:r>
      <w:r w:rsidR="0005221E">
        <w:rPr>
          <w:rFonts w:ascii="Times New Roman" w:hAnsi="Times New Roman" w:cs="Times New Roman"/>
        </w:rPr>
        <w:t xml:space="preserve"> the data </w:t>
      </w:r>
      <w:r w:rsidR="006D4D99">
        <w:rPr>
          <w:rFonts w:ascii="Times New Roman" w:hAnsi="Times New Roman" w:cs="Times New Roman"/>
        </w:rPr>
        <w:t>quality and completeness</w:t>
      </w:r>
      <w:r w:rsidR="001C4B38" w:rsidRPr="00A777F4">
        <w:rPr>
          <w:rFonts w:ascii="Times New Roman" w:hAnsi="Times New Roman" w:cs="Times New Roman"/>
        </w:rPr>
        <w:t xml:space="preserve">. </w:t>
      </w:r>
      <w:r w:rsidR="005D28A8" w:rsidRPr="00A777F4">
        <w:rPr>
          <w:rFonts w:ascii="Times New Roman" w:hAnsi="Times New Roman" w:cs="Times New Roman"/>
        </w:rPr>
        <w:t xml:space="preserve">Therefore, there was an urgent need for the HDSS team to meet to assess the </w:t>
      </w:r>
      <w:r w:rsidR="00A5418F" w:rsidRPr="00A777F4">
        <w:rPr>
          <w:rFonts w:ascii="Times New Roman" w:hAnsi="Times New Roman" w:cs="Times New Roman"/>
        </w:rPr>
        <w:t xml:space="preserve">HDS Explorer </w:t>
      </w:r>
      <w:r w:rsidR="005D28A8" w:rsidRPr="00A777F4">
        <w:rPr>
          <w:rFonts w:ascii="Times New Roman" w:hAnsi="Times New Roman" w:cs="Times New Roman"/>
        </w:rPr>
        <w:t>application and its data quality</w:t>
      </w:r>
      <w:r w:rsidR="00E953F3">
        <w:rPr>
          <w:rFonts w:ascii="Times New Roman" w:hAnsi="Times New Roman" w:cs="Times New Roman"/>
        </w:rPr>
        <w:t xml:space="preserve"> </w:t>
      </w:r>
      <w:r w:rsidR="00D34ACF">
        <w:rPr>
          <w:rFonts w:ascii="Times New Roman" w:hAnsi="Times New Roman" w:cs="Times New Roman"/>
        </w:rPr>
        <w:t>to</w:t>
      </w:r>
      <w:r w:rsidR="00E953F3">
        <w:rPr>
          <w:rFonts w:ascii="Times New Roman" w:hAnsi="Times New Roman" w:cs="Times New Roman"/>
        </w:rPr>
        <w:t xml:space="preserve"> inform future decisions regarding its adaptability and scalability</w:t>
      </w:r>
      <w:r w:rsidR="008C722C" w:rsidRPr="00A777F4">
        <w:rPr>
          <w:rFonts w:ascii="Times New Roman" w:hAnsi="Times New Roman" w:cs="Times New Roman"/>
        </w:rPr>
        <w:t xml:space="preserve"> to cover the BHDSS</w:t>
      </w:r>
      <w:r w:rsidR="00602997" w:rsidRPr="00A777F4">
        <w:rPr>
          <w:rFonts w:ascii="Times New Roman" w:hAnsi="Times New Roman" w:cs="Times New Roman"/>
        </w:rPr>
        <w:t>.</w:t>
      </w:r>
    </w:p>
    <w:p w14:paraId="472F6BB5" w14:textId="20A8FFB3" w:rsidR="00197383" w:rsidRPr="00A777F4" w:rsidRDefault="00197383" w:rsidP="00336E14">
      <w:pPr>
        <w:pStyle w:val="Heading3"/>
        <w:rPr>
          <w:rFonts w:ascii="Times New Roman" w:hAnsi="Times New Roman" w:cs="Times New Roman"/>
          <w:sz w:val="24"/>
          <w:szCs w:val="24"/>
        </w:rPr>
      </w:pPr>
      <w:r w:rsidRPr="00A777F4">
        <w:rPr>
          <w:rFonts w:ascii="Times New Roman" w:hAnsi="Times New Roman" w:cs="Times New Roman"/>
          <w:sz w:val="24"/>
          <w:szCs w:val="24"/>
        </w:rPr>
        <w:t>Specific Objectives</w:t>
      </w:r>
    </w:p>
    <w:p w14:paraId="4131FF4C" w14:textId="7C9A4BC0" w:rsidR="00197383" w:rsidRPr="00A777F4" w:rsidRDefault="00323867" w:rsidP="00A726ED">
      <w:pPr>
        <w:pStyle w:val="ListParagraph"/>
        <w:numPr>
          <w:ilvl w:val="0"/>
          <w:numId w:val="9"/>
        </w:numPr>
        <w:spacing w:line="276" w:lineRule="auto"/>
        <w:jc w:val="both"/>
        <w:rPr>
          <w:rFonts w:ascii="Times New Roman" w:hAnsi="Times New Roman" w:cs="Times New Roman"/>
        </w:rPr>
      </w:pPr>
      <w:r w:rsidRPr="00A777F4">
        <w:rPr>
          <w:rFonts w:ascii="Times New Roman" w:hAnsi="Times New Roman" w:cs="Times New Roman"/>
        </w:rPr>
        <w:t>Assess</w:t>
      </w:r>
      <w:r w:rsidR="008F4D92" w:rsidRPr="00A777F4">
        <w:rPr>
          <w:rFonts w:ascii="Times New Roman" w:hAnsi="Times New Roman" w:cs="Times New Roman"/>
        </w:rPr>
        <w:t xml:space="preserve"> </w:t>
      </w:r>
      <w:r w:rsidR="00197383" w:rsidRPr="00A777F4">
        <w:rPr>
          <w:rFonts w:ascii="Times New Roman" w:hAnsi="Times New Roman" w:cs="Times New Roman"/>
        </w:rPr>
        <w:t xml:space="preserve">the HDS Explorer </w:t>
      </w:r>
      <w:r w:rsidRPr="00A777F4">
        <w:rPr>
          <w:rFonts w:ascii="Times New Roman" w:hAnsi="Times New Roman" w:cs="Times New Roman"/>
        </w:rPr>
        <w:t>system</w:t>
      </w:r>
      <w:r w:rsidR="008F4D92" w:rsidRPr="00A777F4">
        <w:rPr>
          <w:rFonts w:ascii="Times New Roman" w:hAnsi="Times New Roman" w:cs="Times New Roman"/>
        </w:rPr>
        <w:t xml:space="preserve"> </w:t>
      </w:r>
      <w:r w:rsidR="000F7E64" w:rsidRPr="00A777F4">
        <w:rPr>
          <w:rFonts w:ascii="Times New Roman" w:hAnsi="Times New Roman" w:cs="Times New Roman"/>
        </w:rPr>
        <w:t xml:space="preserve">data </w:t>
      </w:r>
      <w:r w:rsidR="00E556CC" w:rsidRPr="00A777F4">
        <w:rPr>
          <w:rFonts w:ascii="Times New Roman" w:hAnsi="Times New Roman" w:cs="Times New Roman"/>
        </w:rPr>
        <w:t xml:space="preserve">structure </w:t>
      </w:r>
      <w:r w:rsidR="00197383" w:rsidRPr="00A777F4">
        <w:rPr>
          <w:rFonts w:ascii="Times New Roman" w:hAnsi="Times New Roman" w:cs="Times New Roman"/>
        </w:rPr>
        <w:t xml:space="preserve">and </w:t>
      </w:r>
      <w:r w:rsidR="00E556CC" w:rsidRPr="00A777F4">
        <w:rPr>
          <w:rFonts w:ascii="Times New Roman" w:hAnsi="Times New Roman" w:cs="Times New Roman"/>
        </w:rPr>
        <w:t xml:space="preserve">format </w:t>
      </w:r>
      <w:r w:rsidR="00345812" w:rsidRPr="00A777F4">
        <w:rPr>
          <w:rFonts w:ascii="Times New Roman" w:hAnsi="Times New Roman" w:cs="Times New Roman"/>
        </w:rPr>
        <w:t xml:space="preserve">and </w:t>
      </w:r>
      <w:r w:rsidR="000F7E64" w:rsidRPr="00A777F4">
        <w:rPr>
          <w:rFonts w:ascii="Times New Roman" w:hAnsi="Times New Roman" w:cs="Times New Roman"/>
        </w:rPr>
        <w:t>how it is linked</w:t>
      </w:r>
      <w:r w:rsidR="00197383" w:rsidRPr="00A777F4">
        <w:rPr>
          <w:rFonts w:ascii="Times New Roman" w:hAnsi="Times New Roman" w:cs="Times New Roman"/>
        </w:rPr>
        <w:t xml:space="preserve"> to the </w:t>
      </w:r>
      <w:r w:rsidR="00345812" w:rsidRPr="00A777F4">
        <w:rPr>
          <w:rFonts w:ascii="Times New Roman" w:hAnsi="Times New Roman" w:cs="Times New Roman"/>
        </w:rPr>
        <w:t xml:space="preserve">HR2 </w:t>
      </w:r>
      <w:r w:rsidR="00981C96" w:rsidRPr="00A777F4">
        <w:rPr>
          <w:rFonts w:ascii="Times New Roman" w:hAnsi="Times New Roman" w:cs="Times New Roman"/>
        </w:rPr>
        <w:t>paper-based</w:t>
      </w:r>
      <w:r w:rsidR="00197383" w:rsidRPr="00A777F4">
        <w:rPr>
          <w:rFonts w:ascii="Times New Roman" w:hAnsi="Times New Roman" w:cs="Times New Roman"/>
        </w:rPr>
        <w:t xml:space="preserve"> format.</w:t>
      </w:r>
    </w:p>
    <w:p w14:paraId="6B966188" w14:textId="4658FF7C" w:rsidR="00197383" w:rsidRPr="00A777F4" w:rsidRDefault="00197383" w:rsidP="00A726ED">
      <w:pPr>
        <w:pStyle w:val="ListParagraph"/>
        <w:numPr>
          <w:ilvl w:val="0"/>
          <w:numId w:val="9"/>
        </w:numPr>
        <w:spacing w:line="276" w:lineRule="auto"/>
        <w:jc w:val="both"/>
        <w:rPr>
          <w:rFonts w:ascii="Times New Roman" w:hAnsi="Times New Roman" w:cs="Times New Roman"/>
        </w:rPr>
      </w:pPr>
      <w:r w:rsidRPr="00A777F4">
        <w:rPr>
          <w:rFonts w:ascii="Times New Roman" w:hAnsi="Times New Roman" w:cs="Times New Roman"/>
        </w:rPr>
        <w:t>Identify inconsistencies in the data by mapping the old data format (paper-based) with the new electronic (HDS Explorer) data format.</w:t>
      </w:r>
    </w:p>
    <w:p w14:paraId="52B84D5E" w14:textId="367AC853" w:rsidR="00197383" w:rsidRPr="00A777F4" w:rsidRDefault="00197383" w:rsidP="00A726ED">
      <w:pPr>
        <w:pStyle w:val="ListParagraph"/>
        <w:numPr>
          <w:ilvl w:val="0"/>
          <w:numId w:val="9"/>
        </w:numPr>
        <w:spacing w:line="276" w:lineRule="auto"/>
        <w:jc w:val="both"/>
        <w:rPr>
          <w:rFonts w:ascii="Times New Roman" w:hAnsi="Times New Roman" w:cs="Times New Roman"/>
        </w:rPr>
      </w:pPr>
      <w:r w:rsidRPr="00A777F4">
        <w:rPr>
          <w:rFonts w:ascii="Times New Roman" w:hAnsi="Times New Roman" w:cs="Times New Roman"/>
        </w:rPr>
        <w:t xml:space="preserve">Identify challenges associated with the </w:t>
      </w:r>
      <w:r w:rsidR="00E556CC" w:rsidRPr="00A777F4">
        <w:rPr>
          <w:rFonts w:ascii="Times New Roman" w:hAnsi="Times New Roman" w:cs="Times New Roman"/>
        </w:rPr>
        <w:t xml:space="preserve">transition </w:t>
      </w:r>
      <w:r w:rsidR="00CD036A" w:rsidRPr="00A777F4">
        <w:rPr>
          <w:rFonts w:ascii="Times New Roman" w:hAnsi="Times New Roman" w:cs="Times New Roman"/>
        </w:rPr>
        <w:t xml:space="preserve">of the old data to </w:t>
      </w:r>
      <w:r w:rsidRPr="00A777F4">
        <w:rPr>
          <w:rFonts w:ascii="Times New Roman" w:hAnsi="Times New Roman" w:cs="Times New Roman"/>
        </w:rPr>
        <w:t>HD</w:t>
      </w:r>
      <w:r w:rsidR="00CD036A" w:rsidRPr="00A777F4">
        <w:rPr>
          <w:rFonts w:ascii="Times New Roman" w:hAnsi="Times New Roman" w:cs="Times New Roman"/>
        </w:rPr>
        <w:t>S</w:t>
      </w:r>
      <w:r w:rsidRPr="00A777F4">
        <w:rPr>
          <w:rFonts w:ascii="Times New Roman" w:hAnsi="Times New Roman" w:cs="Times New Roman"/>
        </w:rPr>
        <w:t>S Explorer</w:t>
      </w:r>
    </w:p>
    <w:p w14:paraId="5DEEF75F" w14:textId="1F63E302" w:rsidR="00197383" w:rsidRPr="00A777F4" w:rsidRDefault="00A52039" w:rsidP="00A726ED">
      <w:pPr>
        <w:pStyle w:val="ListParagraph"/>
        <w:numPr>
          <w:ilvl w:val="0"/>
          <w:numId w:val="9"/>
        </w:numPr>
        <w:spacing w:line="276" w:lineRule="auto"/>
        <w:jc w:val="both"/>
        <w:rPr>
          <w:rFonts w:ascii="Times New Roman" w:hAnsi="Times New Roman" w:cs="Times New Roman"/>
        </w:rPr>
      </w:pPr>
      <w:r w:rsidRPr="00A777F4">
        <w:rPr>
          <w:rFonts w:ascii="Times New Roman" w:hAnsi="Times New Roman" w:cs="Times New Roman"/>
        </w:rPr>
        <w:t>Determine how much old data is</w:t>
      </w:r>
      <w:r w:rsidR="00197383" w:rsidRPr="00A777F4">
        <w:rPr>
          <w:rFonts w:ascii="Times New Roman" w:hAnsi="Times New Roman" w:cs="Times New Roman"/>
        </w:rPr>
        <w:t xml:space="preserve"> missing</w:t>
      </w:r>
      <w:r w:rsidRPr="00A777F4">
        <w:rPr>
          <w:rFonts w:ascii="Times New Roman" w:hAnsi="Times New Roman" w:cs="Times New Roman"/>
        </w:rPr>
        <w:t>/not captured</w:t>
      </w:r>
      <w:r w:rsidR="00197383" w:rsidRPr="00A777F4">
        <w:rPr>
          <w:rFonts w:ascii="Times New Roman" w:hAnsi="Times New Roman" w:cs="Times New Roman"/>
        </w:rPr>
        <w:t xml:space="preserve"> in the HD</w:t>
      </w:r>
      <w:r w:rsidR="00CD036A" w:rsidRPr="00A777F4">
        <w:rPr>
          <w:rFonts w:ascii="Times New Roman" w:hAnsi="Times New Roman" w:cs="Times New Roman"/>
        </w:rPr>
        <w:t>S</w:t>
      </w:r>
      <w:r w:rsidR="00197383" w:rsidRPr="00A777F4">
        <w:rPr>
          <w:rFonts w:ascii="Times New Roman" w:hAnsi="Times New Roman" w:cs="Times New Roman"/>
        </w:rPr>
        <w:t>S Explorer</w:t>
      </w:r>
    </w:p>
    <w:p w14:paraId="1E378610" w14:textId="32AEE959" w:rsidR="00A06FE5" w:rsidRPr="00A777F4" w:rsidRDefault="00A06FE5" w:rsidP="00A726ED">
      <w:pPr>
        <w:pStyle w:val="ListParagraph"/>
        <w:numPr>
          <w:ilvl w:val="0"/>
          <w:numId w:val="9"/>
        </w:numPr>
        <w:spacing w:line="276" w:lineRule="auto"/>
        <w:jc w:val="both"/>
        <w:rPr>
          <w:rFonts w:ascii="Times New Roman" w:hAnsi="Times New Roman" w:cs="Times New Roman"/>
        </w:rPr>
      </w:pPr>
      <w:r w:rsidRPr="00A777F4">
        <w:rPr>
          <w:rFonts w:ascii="Times New Roman" w:hAnsi="Times New Roman" w:cs="Times New Roman"/>
        </w:rPr>
        <w:t>Undertake</w:t>
      </w:r>
      <w:r w:rsidR="00910F29" w:rsidRPr="00A777F4">
        <w:rPr>
          <w:rFonts w:ascii="Times New Roman" w:hAnsi="Times New Roman" w:cs="Times New Roman"/>
        </w:rPr>
        <w:t xml:space="preserve"> </w:t>
      </w:r>
      <w:r w:rsidRPr="00A777F4">
        <w:rPr>
          <w:rFonts w:ascii="Times New Roman" w:hAnsi="Times New Roman" w:cs="Times New Roman"/>
        </w:rPr>
        <w:t xml:space="preserve">trend analysis </w:t>
      </w:r>
      <w:r w:rsidR="00F81D57" w:rsidRPr="00A777F4">
        <w:rPr>
          <w:rFonts w:ascii="Times New Roman" w:hAnsi="Times New Roman" w:cs="Times New Roman"/>
        </w:rPr>
        <w:t xml:space="preserve">and report </w:t>
      </w:r>
      <w:r w:rsidR="00D76644" w:rsidRPr="00A777F4">
        <w:rPr>
          <w:rFonts w:ascii="Times New Roman" w:hAnsi="Times New Roman" w:cs="Times New Roman"/>
        </w:rPr>
        <w:t>on</w:t>
      </w:r>
      <w:r w:rsidRPr="00A777F4">
        <w:rPr>
          <w:rFonts w:ascii="Times New Roman" w:hAnsi="Times New Roman" w:cs="Times New Roman"/>
        </w:rPr>
        <w:t xml:space="preserve"> key demographic indicators annually from 2018-2022.</w:t>
      </w:r>
    </w:p>
    <w:p w14:paraId="42D18F18" w14:textId="5714C2F6" w:rsidR="009F3F8A" w:rsidRPr="00A777F4" w:rsidRDefault="009F3F8A" w:rsidP="00A726ED">
      <w:pPr>
        <w:pStyle w:val="Heading2"/>
        <w:spacing w:line="276" w:lineRule="auto"/>
        <w:jc w:val="both"/>
        <w:rPr>
          <w:rFonts w:ascii="Times New Roman" w:hAnsi="Times New Roman" w:cs="Times New Roman"/>
          <w:sz w:val="24"/>
          <w:szCs w:val="24"/>
        </w:rPr>
      </w:pPr>
      <w:r w:rsidRPr="00A777F4">
        <w:rPr>
          <w:rFonts w:ascii="Times New Roman" w:hAnsi="Times New Roman" w:cs="Times New Roman"/>
          <w:sz w:val="24"/>
          <w:szCs w:val="24"/>
        </w:rPr>
        <w:t>Expected Deliverables</w:t>
      </w:r>
    </w:p>
    <w:p w14:paraId="73DAA40A" w14:textId="77777777" w:rsidR="009F3F8A" w:rsidRPr="00A777F4" w:rsidRDefault="009F3F8A" w:rsidP="00A726ED">
      <w:pPr>
        <w:pStyle w:val="ListParagraph"/>
        <w:numPr>
          <w:ilvl w:val="0"/>
          <w:numId w:val="10"/>
        </w:numPr>
        <w:spacing w:line="276" w:lineRule="auto"/>
        <w:jc w:val="both"/>
        <w:rPr>
          <w:rFonts w:ascii="Times New Roman" w:hAnsi="Times New Roman" w:cs="Times New Roman"/>
        </w:rPr>
      </w:pPr>
      <w:r w:rsidRPr="00A777F4">
        <w:rPr>
          <w:rFonts w:ascii="Times New Roman" w:hAnsi="Times New Roman" w:cs="Times New Roman"/>
        </w:rPr>
        <w:t>Suggest measures to resolve identified problems with the HDS Explorer</w:t>
      </w:r>
    </w:p>
    <w:p w14:paraId="52884489" w14:textId="17595577" w:rsidR="009F3F8A" w:rsidRPr="00A777F4" w:rsidRDefault="009F3F8A" w:rsidP="00A726ED">
      <w:pPr>
        <w:pStyle w:val="ListParagraph"/>
        <w:numPr>
          <w:ilvl w:val="0"/>
          <w:numId w:val="10"/>
        </w:numPr>
        <w:spacing w:line="276" w:lineRule="auto"/>
        <w:jc w:val="both"/>
        <w:rPr>
          <w:rFonts w:ascii="Times New Roman" w:hAnsi="Times New Roman" w:cs="Times New Roman"/>
        </w:rPr>
      </w:pPr>
      <w:r w:rsidRPr="00A777F4">
        <w:rPr>
          <w:rFonts w:ascii="Times New Roman" w:hAnsi="Times New Roman" w:cs="Times New Roman"/>
        </w:rPr>
        <w:t xml:space="preserve">Propose </w:t>
      </w:r>
      <w:r w:rsidR="00A5418F" w:rsidRPr="00A777F4">
        <w:rPr>
          <w:rFonts w:ascii="Times New Roman" w:hAnsi="Times New Roman" w:cs="Times New Roman"/>
        </w:rPr>
        <w:t xml:space="preserve">additional </w:t>
      </w:r>
      <w:r w:rsidRPr="00A777F4">
        <w:rPr>
          <w:rFonts w:ascii="Times New Roman" w:hAnsi="Times New Roman" w:cs="Times New Roman"/>
        </w:rPr>
        <w:t xml:space="preserve">health indicators to be included in the HDS </w:t>
      </w:r>
      <w:r w:rsidR="004A67B6" w:rsidRPr="00A777F4">
        <w:rPr>
          <w:rFonts w:ascii="Times New Roman" w:hAnsi="Times New Roman" w:cs="Times New Roman"/>
        </w:rPr>
        <w:t>platform</w:t>
      </w:r>
      <w:r w:rsidRPr="00A777F4">
        <w:rPr>
          <w:rFonts w:ascii="Times New Roman" w:hAnsi="Times New Roman" w:cs="Times New Roman"/>
        </w:rPr>
        <w:t xml:space="preserve"> to attract funding for the HDSS.</w:t>
      </w:r>
    </w:p>
    <w:p w14:paraId="516B408B" w14:textId="1484826B" w:rsidR="00197383" w:rsidRPr="00A777F4" w:rsidRDefault="00F2627C" w:rsidP="00A726ED">
      <w:pPr>
        <w:pStyle w:val="ListParagraph"/>
        <w:numPr>
          <w:ilvl w:val="0"/>
          <w:numId w:val="10"/>
        </w:numPr>
        <w:spacing w:line="276" w:lineRule="auto"/>
        <w:jc w:val="both"/>
        <w:rPr>
          <w:rFonts w:ascii="Times New Roman" w:hAnsi="Times New Roman" w:cs="Times New Roman"/>
        </w:rPr>
      </w:pPr>
      <w:r w:rsidRPr="00A777F4">
        <w:rPr>
          <w:rFonts w:ascii="Times New Roman" w:hAnsi="Times New Roman" w:cs="Times New Roman"/>
        </w:rPr>
        <w:t>Produce annual report</w:t>
      </w:r>
      <w:r w:rsidR="004A67B6" w:rsidRPr="00A777F4">
        <w:rPr>
          <w:rFonts w:ascii="Times New Roman" w:hAnsi="Times New Roman" w:cs="Times New Roman"/>
        </w:rPr>
        <w:t>s</w:t>
      </w:r>
      <w:r w:rsidRPr="00A777F4">
        <w:rPr>
          <w:rFonts w:ascii="Times New Roman" w:hAnsi="Times New Roman" w:cs="Times New Roman"/>
        </w:rPr>
        <w:t xml:space="preserve"> (2018-2022) for NHDSS and BHDSS on key demographic indicators (</w:t>
      </w:r>
      <w:r w:rsidR="00DF2A63" w:rsidRPr="00A777F4">
        <w:rPr>
          <w:rFonts w:ascii="Times New Roman" w:hAnsi="Times New Roman" w:cs="Times New Roman"/>
        </w:rPr>
        <w:t xml:space="preserve">Population distribution, </w:t>
      </w:r>
      <w:r w:rsidRPr="00A777F4">
        <w:rPr>
          <w:rFonts w:ascii="Times New Roman" w:hAnsi="Times New Roman" w:cs="Times New Roman"/>
        </w:rPr>
        <w:t>Fertility, Migration, and Mortality) to understand the state of the HDSS</w:t>
      </w:r>
      <w:r w:rsidR="00DF2A63" w:rsidRPr="00A777F4">
        <w:rPr>
          <w:rFonts w:ascii="Times New Roman" w:hAnsi="Times New Roman" w:cs="Times New Roman"/>
        </w:rPr>
        <w:t xml:space="preserve"> area</w:t>
      </w:r>
      <w:r w:rsidRPr="00A777F4">
        <w:rPr>
          <w:rFonts w:ascii="Times New Roman" w:hAnsi="Times New Roman" w:cs="Times New Roman"/>
        </w:rPr>
        <w:t>.</w:t>
      </w:r>
      <w:r w:rsidR="00197383" w:rsidRPr="00A777F4">
        <w:rPr>
          <w:rFonts w:ascii="Times New Roman" w:hAnsi="Times New Roman" w:cs="Times New Roman"/>
        </w:rPr>
        <w:t xml:space="preserve"> </w:t>
      </w:r>
    </w:p>
    <w:p w14:paraId="1EF0FE60" w14:textId="4455121F" w:rsidR="00D76644" w:rsidRPr="00A777F4" w:rsidRDefault="00014C7A" w:rsidP="00A726ED">
      <w:pPr>
        <w:spacing w:line="276" w:lineRule="auto"/>
        <w:jc w:val="both"/>
        <w:rPr>
          <w:rFonts w:ascii="Times New Roman" w:hAnsi="Times New Roman" w:cs="Times New Roman"/>
        </w:rPr>
      </w:pPr>
      <w:r w:rsidRPr="00A777F4">
        <w:rPr>
          <w:rFonts w:ascii="Times New Roman" w:hAnsi="Times New Roman" w:cs="Times New Roman"/>
        </w:rPr>
        <w:t xml:space="preserve">Mr Samuel Oladokun (OL) presented an overview of the status of NHDSS and BHDSS from 2024 to the present, which captured a brief history of the HDSS, data collection methods, and key demographic indicators. </w:t>
      </w:r>
      <w:r w:rsidR="00F238E7" w:rsidRPr="00A777F4">
        <w:rPr>
          <w:rFonts w:ascii="Times New Roman" w:hAnsi="Times New Roman" w:cs="Times New Roman"/>
        </w:rPr>
        <w:t xml:space="preserve">This was followed by a presentation by </w:t>
      </w:r>
      <w:r w:rsidRPr="00A777F4">
        <w:rPr>
          <w:rFonts w:ascii="Times New Roman" w:hAnsi="Times New Roman" w:cs="Times New Roman"/>
        </w:rPr>
        <w:t>John Frey</w:t>
      </w:r>
      <w:r w:rsidR="00F238E7" w:rsidRPr="00A777F4">
        <w:rPr>
          <w:rFonts w:ascii="Times New Roman" w:hAnsi="Times New Roman" w:cs="Times New Roman"/>
        </w:rPr>
        <w:t>, who</w:t>
      </w:r>
      <w:r w:rsidRPr="00A777F4">
        <w:rPr>
          <w:rFonts w:ascii="Times New Roman" w:hAnsi="Times New Roman" w:cs="Times New Roman"/>
        </w:rPr>
        <w:t xml:space="preserve"> introduced us to the new data system</w:t>
      </w:r>
      <w:r w:rsidR="00D34ACF">
        <w:rPr>
          <w:rFonts w:ascii="Times New Roman" w:hAnsi="Times New Roman" w:cs="Times New Roman"/>
        </w:rPr>
        <w:t>, HDS Explorer,</w:t>
      </w:r>
      <w:r w:rsidR="00312702" w:rsidRPr="00A777F4">
        <w:rPr>
          <w:rFonts w:ascii="Times New Roman" w:hAnsi="Times New Roman" w:cs="Times New Roman"/>
        </w:rPr>
        <w:t xml:space="preserve"> </w:t>
      </w:r>
      <w:r w:rsidRPr="00A777F4">
        <w:rPr>
          <w:rFonts w:ascii="Times New Roman" w:hAnsi="Times New Roman" w:cs="Times New Roman"/>
        </w:rPr>
        <w:t>which concluded the day's sessions at 5:26 p.m</w:t>
      </w:r>
      <w:r w:rsidR="00B553F8" w:rsidRPr="00A777F4">
        <w:rPr>
          <w:rFonts w:ascii="Times New Roman" w:hAnsi="Times New Roman" w:cs="Times New Roman"/>
        </w:rPr>
        <w:t>.</w:t>
      </w:r>
    </w:p>
    <w:p w14:paraId="35F17021" w14:textId="77777777" w:rsidR="00D97D23" w:rsidRPr="00A777F4" w:rsidRDefault="00D97D23" w:rsidP="00A726ED">
      <w:pPr>
        <w:pStyle w:val="Heading2"/>
        <w:spacing w:line="276" w:lineRule="auto"/>
        <w:jc w:val="both"/>
        <w:rPr>
          <w:rFonts w:ascii="Times New Roman" w:hAnsi="Times New Roman" w:cs="Times New Roman"/>
          <w:sz w:val="24"/>
          <w:szCs w:val="24"/>
        </w:rPr>
      </w:pPr>
      <w:r w:rsidRPr="00A777F4">
        <w:rPr>
          <w:rFonts w:ascii="Times New Roman" w:hAnsi="Times New Roman" w:cs="Times New Roman"/>
          <w:sz w:val="24"/>
          <w:szCs w:val="24"/>
        </w:rPr>
        <w:t>Key Discussions and Concerns</w:t>
      </w:r>
    </w:p>
    <w:p w14:paraId="2F9AB6CD" w14:textId="3CAD237C"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Verbal autopsy date differences:</w:t>
      </w:r>
      <w:r w:rsidRPr="00A777F4">
        <w:rPr>
          <w:rFonts w:ascii="Times New Roman" w:hAnsi="Times New Roman" w:cs="Times New Roman"/>
        </w:rPr>
        <w:t xml:space="preserve"> Compare the dates (dob and dod) </w:t>
      </w:r>
      <w:r w:rsidR="00AC7D2A" w:rsidRPr="00A777F4">
        <w:rPr>
          <w:rFonts w:ascii="Times New Roman" w:hAnsi="Times New Roman" w:cs="Times New Roman"/>
        </w:rPr>
        <w:t>using</w:t>
      </w:r>
      <w:r w:rsidRPr="00A777F4">
        <w:rPr>
          <w:rFonts w:ascii="Times New Roman" w:hAnsi="Times New Roman" w:cs="Times New Roman"/>
        </w:rPr>
        <w:t xml:space="preserve"> verbal autopsy </w:t>
      </w:r>
      <w:r w:rsidR="00AC7D2A" w:rsidRPr="00A777F4">
        <w:rPr>
          <w:rFonts w:ascii="Times New Roman" w:hAnsi="Times New Roman" w:cs="Times New Roman"/>
        </w:rPr>
        <w:t xml:space="preserve">reports submitted by </w:t>
      </w:r>
      <w:r w:rsidRPr="00A777F4">
        <w:rPr>
          <w:rFonts w:ascii="Times New Roman" w:hAnsi="Times New Roman" w:cs="Times New Roman"/>
        </w:rPr>
        <w:t>supervisor</w:t>
      </w:r>
      <w:r w:rsidR="00805C7F" w:rsidRPr="00A777F4">
        <w:rPr>
          <w:rFonts w:ascii="Times New Roman" w:hAnsi="Times New Roman" w:cs="Times New Roman"/>
        </w:rPr>
        <w:t>s</w:t>
      </w:r>
      <w:r w:rsidRPr="00A777F4">
        <w:rPr>
          <w:rFonts w:ascii="Times New Roman" w:hAnsi="Times New Roman" w:cs="Times New Roman"/>
        </w:rPr>
        <w:t xml:space="preserve"> and </w:t>
      </w:r>
      <w:r w:rsidR="007F410D">
        <w:rPr>
          <w:rFonts w:ascii="Times New Roman" w:hAnsi="Times New Roman" w:cs="Times New Roman"/>
        </w:rPr>
        <w:t xml:space="preserve">deaths reported by </w:t>
      </w:r>
      <w:r w:rsidRPr="00A777F4">
        <w:rPr>
          <w:rFonts w:ascii="Times New Roman" w:hAnsi="Times New Roman" w:cs="Times New Roman"/>
        </w:rPr>
        <w:t>fieldworkers</w:t>
      </w:r>
      <w:r w:rsidR="007F410D">
        <w:rPr>
          <w:rFonts w:ascii="Times New Roman" w:hAnsi="Times New Roman" w:cs="Times New Roman"/>
        </w:rPr>
        <w:t xml:space="preserve"> captured on the deaths table.</w:t>
      </w:r>
    </w:p>
    <w:p w14:paraId="44B7686F" w14:textId="77777777"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Disabling Enumeration Feature:</w:t>
      </w:r>
      <w:r w:rsidRPr="00A777F4">
        <w:rPr>
          <w:rFonts w:ascii="Times New Roman" w:hAnsi="Times New Roman" w:cs="Times New Roman"/>
        </w:rPr>
        <w:t xml:space="preserve"> A suggestion was made to disable the enumeration feature to prevent field workers from selecting it as a start</w:t>
      </w:r>
      <w:r w:rsidR="00407D4A" w:rsidRPr="00A777F4">
        <w:rPr>
          <w:rFonts w:ascii="Times New Roman" w:hAnsi="Times New Roman" w:cs="Times New Roman"/>
        </w:rPr>
        <w:t>-</w:t>
      </w:r>
      <w:r w:rsidRPr="00A777F4">
        <w:rPr>
          <w:rFonts w:ascii="Times New Roman" w:hAnsi="Times New Roman" w:cs="Times New Roman"/>
        </w:rPr>
        <w:t>type for certain individuals.</w:t>
      </w:r>
    </w:p>
    <w:p w14:paraId="16B59D9B" w14:textId="77777777"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Incorrect Start Dates:</w:t>
      </w:r>
      <w:r w:rsidRPr="00A777F4">
        <w:rPr>
          <w:rFonts w:ascii="Times New Roman" w:hAnsi="Times New Roman" w:cs="Times New Roman"/>
        </w:rPr>
        <w:t xml:space="preserve"> Some household heads had start</w:t>
      </w:r>
      <w:r w:rsidR="003C7AA4" w:rsidRPr="00A777F4">
        <w:rPr>
          <w:rFonts w:ascii="Times New Roman" w:hAnsi="Times New Roman" w:cs="Times New Roman"/>
        </w:rPr>
        <w:t>-</w:t>
      </w:r>
      <w:r w:rsidRPr="00A777F4">
        <w:rPr>
          <w:rFonts w:ascii="Times New Roman" w:hAnsi="Times New Roman" w:cs="Times New Roman"/>
        </w:rPr>
        <w:t>dates recorded before the DSS even began, such as 1909-06-15, which is clearly incorrect.</w:t>
      </w:r>
    </w:p>
    <w:p w14:paraId="6299F742" w14:textId="1A189E64"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lastRenderedPageBreak/>
        <w:t>Recording Miscarriages and Stillbirths:</w:t>
      </w:r>
      <w:r w:rsidRPr="00A777F4">
        <w:rPr>
          <w:rFonts w:ascii="Times New Roman" w:hAnsi="Times New Roman" w:cs="Times New Roman"/>
        </w:rPr>
        <w:t xml:space="preserve"> Some suggested that miscarriages, stillbirths, and abortions should only be recorded under pregnancy outcomes and should not </w:t>
      </w:r>
      <w:r w:rsidR="00073055" w:rsidRPr="00A777F4">
        <w:rPr>
          <w:rFonts w:ascii="Times New Roman" w:hAnsi="Times New Roman" w:cs="Times New Roman"/>
        </w:rPr>
        <w:t xml:space="preserve">be </w:t>
      </w:r>
      <w:r w:rsidRPr="00A777F4">
        <w:rPr>
          <w:rFonts w:ascii="Times New Roman" w:hAnsi="Times New Roman" w:cs="Times New Roman"/>
        </w:rPr>
        <w:t>generate</w:t>
      </w:r>
      <w:r w:rsidR="00073055" w:rsidRPr="00A777F4">
        <w:rPr>
          <w:rFonts w:ascii="Times New Roman" w:hAnsi="Times New Roman" w:cs="Times New Roman"/>
        </w:rPr>
        <w:t xml:space="preserve">d from the </w:t>
      </w:r>
      <w:r w:rsidRPr="00A777F4">
        <w:rPr>
          <w:rFonts w:ascii="Times New Roman" w:hAnsi="Times New Roman" w:cs="Times New Roman"/>
        </w:rPr>
        <w:t xml:space="preserve">death </w:t>
      </w:r>
      <w:r w:rsidR="00073055" w:rsidRPr="00A777F4">
        <w:rPr>
          <w:rFonts w:ascii="Times New Roman" w:hAnsi="Times New Roman" w:cs="Times New Roman"/>
        </w:rPr>
        <w:t>table</w:t>
      </w:r>
      <w:r w:rsidRPr="00A777F4">
        <w:rPr>
          <w:rFonts w:ascii="Times New Roman" w:hAnsi="Times New Roman" w:cs="Times New Roman"/>
        </w:rPr>
        <w:t>.</w:t>
      </w:r>
    </w:p>
    <w:p w14:paraId="1B48167F" w14:textId="2E48E2F0" w:rsidR="009A0B8F" w:rsidRPr="00A777F4" w:rsidRDefault="00EF725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rPr>
        <w:t xml:space="preserve">Collecting Health Indicators: </w:t>
      </w:r>
      <w:r w:rsidR="00D64E2D" w:rsidRPr="00A777F4">
        <w:rPr>
          <w:rFonts w:ascii="Times New Roman" w:hAnsi="Times New Roman" w:cs="Times New Roman"/>
        </w:rPr>
        <w:t>It was strongly recommended that</w:t>
      </w:r>
      <w:r w:rsidR="0013652F" w:rsidRPr="00A777F4">
        <w:rPr>
          <w:rFonts w:ascii="Times New Roman" w:hAnsi="Times New Roman" w:cs="Times New Roman"/>
        </w:rPr>
        <w:t xml:space="preserve"> the HDSS enhance the data it collects by incorporating several relevant health indicators. This would aid in determining disease </w:t>
      </w:r>
      <w:r w:rsidR="00C24B21" w:rsidRPr="00A777F4">
        <w:rPr>
          <w:rFonts w:ascii="Times New Roman" w:hAnsi="Times New Roman" w:cs="Times New Roman"/>
        </w:rPr>
        <w:t>prevalence that</w:t>
      </w:r>
      <w:r w:rsidR="0013652F" w:rsidRPr="00A777F4">
        <w:rPr>
          <w:rFonts w:ascii="Times New Roman" w:hAnsi="Times New Roman" w:cs="Times New Roman"/>
        </w:rPr>
        <w:t xml:space="preserve"> can address current health challenges, inform public health programmes in the district,</w:t>
      </w:r>
      <w:r w:rsidR="00283822" w:rsidRPr="00A777F4">
        <w:rPr>
          <w:rFonts w:ascii="Times New Roman" w:hAnsi="Times New Roman" w:cs="Times New Roman"/>
        </w:rPr>
        <w:t xml:space="preserve"> and serve as a </w:t>
      </w:r>
      <w:r w:rsidR="002B5484">
        <w:rPr>
          <w:rFonts w:ascii="Times New Roman" w:hAnsi="Times New Roman" w:cs="Times New Roman"/>
        </w:rPr>
        <w:t>catalyst for</w:t>
      </w:r>
      <w:r w:rsidR="00283822" w:rsidRPr="00A777F4">
        <w:rPr>
          <w:rFonts w:ascii="Times New Roman" w:hAnsi="Times New Roman" w:cs="Times New Roman"/>
        </w:rPr>
        <w:t xml:space="preserve"> </w:t>
      </w:r>
      <w:r w:rsidRPr="00A777F4">
        <w:rPr>
          <w:rFonts w:ascii="Times New Roman" w:hAnsi="Times New Roman" w:cs="Times New Roman"/>
        </w:rPr>
        <w:t xml:space="preserve">attracting </w:t>
      </w:r>
      <w:r w:rsidR="00283822" w:rsidRPr="00A777F4">
        <w:rPr>
          <w:rFonts w:ascii="Times New Roman" w:hAnsi="Times New Roman" w:cs="Times New Roman"/>
        </w:rPr>
        <w:t>additional funding to support the platform.</w:t>
      </w:r>
      <w:r w:rsidR="002B5484">
        <w:rPr>
          <w:rFonts w:ascii="Times New Roman" w:hAnsi="Times New Roman" w:cs="Times New Roman"/>
        </w:rPr>
        <w:t xml:space="preserve"> </w:t>
      </w:r>
    </w:p>
    <w:p w14:paraId="3E03E2F9" w14:textId="513E621D"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Sampling for Health Checks:</w:t>
      </w:r>
      <w:r w:rsidRPr="00A777F4">
        <w:rPr>
          <w:rFonts w:ascii="Times New Roman" w:hAnsi="Times New Roman" w:cs="Times New Roman"/>
        </w:rPr>
        <w:t xml:space="preserve"> A proposal was made to randomly sample individuals who self-report diseases</w:t>
      </w:r>
      <w:r w:rsidR="00D017EB">
        <w:rPr>
          <w:rFonts w:ascii="Times New Roman" w:hAnsi="Times New Roman" w:cs="Times New Roman"/>
        </w:rPr>
        <w:t>, such as hypertension, to measure their actual blood pressure and verify</w:t>
      </w:r>
      <w:r w:rsidRPr="00A777F4">
        <w:rPr>
          <w:rFonts w:ascii="Times New Roman" w:hAnsi="Times New Roman" w:cs="Times New Roman"/>
        </w:rPr>
        <w:t xml:space="preserve"> the accuracy of their self-reports.</w:t>
      </w:r>
    </w:p>
    <w:p w14:paraId="0DBFA643" w14:textId="3258DF2A"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Pregnancy Registration Form Issues:</w:t>
      </w:r>
      <w:r w:rsidRPr="00A777F4">
        <w:rPr>
          <w:rFonts w:ascii="Times New Roman" w:hAnsi="Times New Roman" w:cs="Times New Roman"/>
        </w:rPr>
        <w:t xml:space="preserve"> There were concerns about how pregnancy status is recorded, with </w:t>
      </w:r>
      <w:r w:rsidR="00D017EB">
        <w:rPr>
          <w:rFonts w:ascii="Times New Roman" w:hAnsi="Times New Roman" w:cs="Times New Roman"/>
        </w:rPr>
        <w:t xml:space="preserve">a need for </w:t>
      </w:r>
      <w:r w:rsidR="00026095">
        <w:rPr>
          <w:rFonts w:ascii="Times New Roman" w:hAnsi="Times New Roman" w:cs="Times New Roman"/>
        </w:rPr>
        <w:t>more precise</w:t>
      </w:r>
      <w:r w:rsidR="00D017EB">
        <w:rPr>
          <w:rFonts w:ascii="Times New Roman" w:hAnsi="Times New Roman" w:cs="Times New Roman"/>
        </w:rPr>
        <w:t xml:space="preserve"> options, such as</w:t>
      </w:r>
      <w:r w:rsidRPr="00A777F4">
        <w:rPr>
          <w:rFonts w:ascii="Times New Roman" w:hAnsi="Times New Roman" w:cs="Times New Roman"/>
        </w:rPr>
        <w:t xml:space="preserve"> </w:t>
      </w:r>
      <w:r w:rsidR="008D4205" w:rsidRPr="00A777F4">
        <w:rPr>
          <w:rFonts w:ascii="Times New Roman" w:hAnsi="Times New Roman" w:cs="Times New Roman"/>
        </w:rPr>
        <w:t>“</w:t>
      </w:r>
      <w:r w:rsidRPr="00A777F4">
        <w:rPr>
          <w:rFonts w:ascii="Times New Roman" w:hAnsi="Times New Roman" w:cs="Times New Roman"/>
        </w:rPr>
        <w:t>delivered</w:t>
      </w:r>
      <w:r w:rsidR="008D4205" w:rsidRPr="00A777F4">
        <w:rPr>
          <w:rFonts w:ascii="Times New Roman" w:hAnsi="Times New Roman" w:cs="Times New Roman"/>
        </w:rPr>
        <w:t>”</w:t>
      </w:r>
      <w:r w:rsidRPr="00A777F4">
        <w:rPr>
          <w:rFonts w:ascii="Times New Roman" w:hAnsi="Times New Roman" w:cs="Times New Roman"/>
        </w:rPr>
        <w:t xml:space="preserve"> and </w:t>
      </w:r>
      <w:r w:rsidR="008D4205" w:rsidRPr="00A777F4">
        <w:rPr>
          <w:rFonts w:ascii="Times New Roman" w:hAnsi="Times New Roman" w:cs="Times New Roman"/>
        </w:rPr>
        <w:t>“</w:t>
      </w:r>
      <w:r w:rsidR="00026095">
        <w:rPr>
          <w:rFonts w:ascii="Times New Roman" w:hAnsi="Times New Roman" w:cs="Times New Roman"/>
        </w:rPr>
        <w:t xml:space="preserve">still </w:t>
      </w:r>
      <w:r w:rsidRPr="00A777F4">
        <w:rPr>
          <w:rFonts w:ascii="Times New Roman" w:hAnsi="Times New Roman" w:cs="Times New Roman"/>
        </w:rPr>
        <w:t>pregnant.</w:t>
      </w:r>
      <w:r w:rsidR="008D4205" w:rsidRPr="00A777F4">
        <w:rPr>
          <w:rFonts w:ascii="Times New Roman" w:hAnsi="Times New Roman" w:cs="Times New Roman"/>
        </w:rPr>
        <w:t>”</w:t>
      </w:r>
    </w:p>
    <w:p w14:paraId="03A16A78" w14:textId="24C3A235"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Household Pregnancy Display:</w:t>
      </w:r>
      <w:r w:rsidRPr="00A777F4">
        <w:rPr>
          <w:rFonts w:ascii="Times New Roman" w:hAnsi="Times New Roman" w:cs="Times New Roman"/>
        </w:rPr>
        <w:t xml:space="preserve"> </w:t>
      </w:r>
      <w:r w:rsidR="00BB7B4B" w:rsidRPr="00A777F4">
        <w:rPr>
          <w:rFonts w:ascii="Times New Roman" w:hAnsi="Times New Roman" w:cs="Times New Roman"/>
        </w:rPr>
        <w:t xml:space="preserve">It was suggested that pregnancies recorded in the previous rounds should be displayed in each household </w:t>
      </w:r>
      <w:r w:rsidR="0028062E" w:rsidRPr="00A777F4">
        <w:rPr>
          <w:rFonts w:ascii="Times New Roman" w:hAnsi="Times New Roman" w:cs="Times New Roman"/>
        </w:rPr>
        <w:t xml:space="preserve">listing </w:t>
      </w:r>
      <w:r w:rsidR="00BB7B4B" w:rsidRPr="00A777F4">
        <w:rPr>
          <w:rFonts w:ascii="Times New Roman" w:hAnsi="Times New Roman" w:cs="Times New Roman"/>
        </w:rPr>
        <w:t>to facilitate</w:t>
      </w:r>
      <w:r w:rsidRPr="00A777F4">
        <w:rPr>
          <w:rFonts w:ascii="Times New Roman" w:hAnsi="Times New Roman" w:cs="Times New Roman"/>
        </w:rPr>
        <w:t xml:space="preserve"> monitoring</w:t>
      </w:r>
      <w:r w:rsidR="0028062E" w:rsidRPr="00A777F4">
        <w:rPr>
          <w:rFonts w:ascii="Times New Roman" w:hAnsi="Times New Roman" w:cs="Times New Roman"/>
        </w:rPr>
        <w:t xml:space="preserve"> of their outcomes</w:t>
      </w:r>
      <w:r w:rsidRPr="00A777F4">
        <w:rPr>
          <w:rFonts w:ascii="Times New Roman" w:hAnsi="Times New Roman" w:cs="Times New Roman"/>
        </w:rPr>
        <w:t>.</w:t>
      </w:r>
    </w:p>
    <w:p w14:paraId="1104C079" w14:textId="2895E158"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Maternal Book Entries:</w:t>
      </w:r>
      <w:r w:rsidRPr="00A777F4">
        <w:rPr>
          <w:rFonts w:ascii="Times New Roman" w:hAnsi="Times New Roman" w:cs="Times New Roman"/>
        </w:rPr>
        <w:t xml:space="preserve"> </w:t>
      </w:r>
      <w:r w:rsidR="00BC47B4" w:rsidRPr="00A777F4">
        <w:rPr>
          <w:rFonts w:ascii="Times New Roman" w:hAnsi="Times New Roman" w:cs="Times New Roman"/>
        </w:rPr>
        <w:t xml:space="preserve">Fieldworkers do not always utilise the maternal </w:t>
      </w:r>
      <w:r w:rsidR="006F03C9" w:rsidRPr="00A777F4">
        <w:rPr>
          <w:rFonts w:ascii="Times New Roman" w:hAnsi="Times New Roman" w:cs="Times New Roman"/>
        </w:rPr>
        <w:t xml:space="preserve">health </w:t>
      </w:r>
      <w:r w:rsidR="00BC47B4" w:rsidRPr="00A777F4">
        <w:rPr>
          <w:rFonts w:ascii="Times New Roman" w:hAnsi="Times New Roman" w:cs="Times New Roman"/>
        </w:rPr>
        <w:t>book during pregnancy registration, resulting in the omission of essential information</w:t>
      </w:r>
      <w:r w:rsidR="00D36360">
        <w:rPr>
          <w:rFonts w:ascii="Times New Roman" w:hAnsi="Times New Roman" w:cs="Times New Roman"/>
        </w:rPr>
        <w:t>, such as the last menstrual period (LMP), which is necessary for calculating the estimated date of delivery (EDD), gestational period,</w:t>
      </w:r>
      <w:r w:rsidR="00BC47B4" w:rsidRPr="00A777F4">
        <w:rPr>
          <w:rFonts w:ascii="Times New Roman" w:hAnsi="Times New Roman" w:cs="Times New Roman"/>
        </w:rPr>
        <w:t xml:space="preserve"> and pre-term births</w:t>
      </w:r>
      <w:r w:rsidR="008303DD" w:rsidRPr="00A777F4">
        <w:rPr>
          <w:rFonts w:ascii="Times New Roman" w:hAnsi="Times New Roman" w:cs="Times New Roman"/>
        </w:rPr>
        <w:t>.</w:t>
      </w:r>
    </w:p>
    <w:p w14:paraId="3B50FD05" w14:textId="59371759" w:rsidR="008D4205"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Inconsistencies in Pregnancy Registration:</w:t>
      </w:r>
      <w:r w:rsidRPr="00A777F4">
        <w:rPr>
          <w:rFonts w:ascii="Times New Roman" w:hAnsi="Times New Roman" w:cs="Times New Roman"/>
        </w:rPr>
        <w:t xml:space="preserve"> </w:t>
      </w:r>
      <w:r w:rsidR="006335FB" w:rsidRPr="00A777F4">
        <w:rPr>
          <w:rFonts w:ascii="Times New Roman" w:hAnsi="Times New Roman" w:cs="Times New Roman"/>
        </w:rPr>
        <w:t xml:space="preserve"> It was observed that there were significant disparities between the </w:t>
      </w:r>
      <w:r w:rsidR="006F03C9" w:rsidRPr="00A777F4">
        <w:rPr>
          <w:rFonts w:ascii="Times New Roman" w:hAnsi="Times New Roman" w:cs="Times New Roman"/>
        </w:rPr>
        <w:t xml:space="preserve">number of recorded pregnancies in the </w:t>
      </w:r>
      <w:r w:rsidR="00D36360">
        <w:rPr>
          <w:rFonts w:ascii="Times New Roman" w:hAnsi="Times New Roman" w:cs="Times New Roman"/>
        </w:rPr>
        <w:t xml:space="preserve">HDS Explorer </w:t>
      </w:r>
      <w:r w:rsidR="006F03C9" w:rsidRPr="00A777F4">
        <w:rPr>
          <w:rFonts w:ascii="Times New Roman" w:hAnsi="Times New Roman" w:cs="Times New Roman"/>
        </w:rPr>
        <w:t>core system (4473) compared to the extension system (3806) indicating that fieldworkers are not consistently updating</w:t>
      </w:r>
      <w:r w:rsidR="00B84968" w:rsidRPr="00A777F4">
        <w:rPr>
          <w:rFonts w:ascii="Times New Roman" w:hAnsi="Times New Roman" w:cs="Times New Roman"/>
        </w:rPr>
        <w:t>/</w:t>
      </w:r>
      <w:r w:rsidR="00FD456B">
        <w:rPr>
          <w:rFonts w:ascii="Times New Roman" w:hAnsi="Times New Roman" w:cs="Times New Roman"/>
        </w:rPr>
        <w:t xml:space="preserve">synchronising </w:t>
      </w:r>
      <w:r w:rsidR="00B84968" w:rsidRPr="00A777F4">
        <w:rPr>
          <w:rFonts w:ascii="Times New Roman" w:hAnsi="Times New Roman" w:cs="Times New Roman"/>
        </w:rPr>
        <w:t>the</w:t>
      </w:r>
      <w:r w:rsidR="00FD456B">
        <w:rPr>
          <w:rFonts w:ascii="Times New Roman" w:hAnsi="Times New Roman" w:cs="Times New Roman"/>
        </w:rPr>
        <w:t>ir</w:t>
      </w:r>
      <w:r w:rsidR="006F03C9" w:rsidRPr="00A777F4">
        <w:rPr>
          <w:rFonts w:ascii="Times New Roman" w:hAnsi="Times New Roman" w:cs="Times New Roman"/>
        </w:rPr>
        <w:t xml:space="preserve"> records.</w:t>
      </w:r>
    </w:p>
    <w:p w14:paraId="33F0A409" w14:textId="3187A03A" w:rsidR="000E2F7B" w:rsidRPr="00A777F4" w:rsidRDefault="00D97D23" w:rsidP="00A726ED">
      <w:pPr>
        <w:pStyle w:val="ListParagraph"/>
        <w:numPr>
          <w:ilvl w:val="0"/>
          <w:numId w:val="5"/>
        </w:numPr>
        <w:spacing w:line="276" w:lineRule="auto"/>
        <w:jc w:val="both"/>
        <w:rPr>
          <w:rFonts w:ascii="Times New Roman" w:hAnsi="Times New Roman" w:cs="Times New Roman"/>
        </w:rPr>
      </w:pPr>
      <w:r w:rsidRPr="00A777F4">
        <w:rPr>
          <w:rFonts w:ascii="Times New Roman" w:hAnsi="Times New Roman" w:cs="Times New Roman"/>
          <w:b/>
          <w:bCs/>
        </w:rPr>
        <w:t>Duplicate IDs:</w:t>
      </w:r>
      <w:r w:rsidRPr="00A777F4">
        <w:rPr>
          <w:rFonts w:ascii="Times New Roman" w:hAnsi="Times New Roman" w:cs="Times New Roman"/>
        </w:rPr>
        <w:t xml:space="preserve"> </w:t>
      </w:r>
      <w:r w:rsidR="00CB3B8F">
        <w:rPr>
          <w:rFonts w:ascii="Times New Roman" w:hAnsi="Times New Roman" w:cs="Times New Roman"/>
        </w:rPr>
        <w:t>The member table contained cases of duplicate IDs, and it was recommended</w:t>
      </w:r>
      <w:r w:rsidRPr="00A777F4">
        <w:rPr>
          <w:rFonts w:ascii="Times New Roman" w:hAnsi="Times New Roman" w:cs="Times New Roman"/>
        </w:rPr>
        <w:t xml:space="preserve"> </w:t>
      </w:r>
      <w:r w:rsidR="004A262E" w:rsidRPr="00A777F4">
        <w:rPr>
          <w:rFonts w:ascii="Times New Roman" w:hAnsi="Times New Roman" w:cs="Times New Roman"/>
        </w:rPr>
        <w:t xml:space="preserve">that </w:t>
      </w:r>
      <w:r w:rsidR="00CB3B8F">
        <w:rPr>
          <w:rFonts w:ascii="Times New Roman" w:hAnsi="Times New Roman" w:cs="Times New Roman"/>
        </w:rPr>
        <w:t xml:space="preserve">the </w:t>
      </w:r>
      <w:r w:rsidR="004A262E" w:rsidRPr="00A777F4">
        <w:rPr>
          <w:rFonts w:ascii="Times New Roman" w:hAnsi="Times New Roman" w:cs="Times New Roman"/>
        </w:rPr>
        <w:t xml:space="preserve">old and new IDs be manually matched </w:t>
      </w:r>
      <w:r w:rsidRPr="00A777F4">
        <w:rPr>
          <w:rFonts w:ascii="Times New Roman" w:hAnsi="Times New Roman" w:cs="Times New Roman"/>
        </w:rPr>
        <w:t>to resolve this issue.</w:t>
      </w:r>
    </w:p>
    <w:p w14:paraId="49E5C36D" w14:textId="4DA994D8" w:rsidR="00442111" w:rsidRPr="001A081E" w:rsidRDefault="00692B1C" w:rsidP="001A081E">
      <w:pPr>
        <w:pStyle w:val="ListParagraph"/>
        <w:numPr>
          <w:ilvl w:val="0"/>
          <w:numId w:val="5"/>
        </w:numPr>
        <w:spacing w:line="276" w:lineRule="auto"/>
        <w:jc w:val="both"/>
        <w:rPr>
          <w:rFonts w:ascii="Times New Roman" w:hAnsi="Times New Roman" w:cs="Times New Roman"/>
          <w:b/>
          <w:bCs/>
        </w:rPr>
      </w:pPr>
      <w:proofErr w:type="spellStart"/>
      <w:r w:rsidRPr="001A081E">
        <w:rPr>
          <w:rFonts w:ascii="Times New Roman" w:hAnsi="Times New Roman" w:cs="Times New Roman"/>
          <w:b/>
          <w:bCs/>
        </w:rPr>
        <w:t>Events</w:t>
      </w:r>
      <w:proofErr w:type="spellEnd"/>
      <w:r w:rsidRPr="001A081E">
        <w:rPr>
          <w:rFonts w:ascii="Times New Roman" w:hAnsi="Times New Roman" w:cs="Times New Roman"/>
          <w:b/>
          <w:bCs/>
        </w:rPr>
        <w:t xml:space="preserve"> Reported on 15</w:t>
      </w:r>
      <w:r w:rsidRPr="001A081E">
        <w:rPr>
          <w:rFonts w:ascii="Times New Roman" w:hAnsi="Times New Roman" w:cs="Times New Roman"/>
          <w:b/>
          <w:bCs/>
          <w:vertAlign w:val="superscript"/>
        </w:rPr>
        <w:t>th</w:t>
      </w:r>
      <w:r w:rsidRPr="001A081E">
        <w:rPr>
          <w:rFonts w:ascii="Times New Roman" w:hAnsi="Times New Roman" w:cs="Times New Roman"/>
          <w:b/>
          <w:bCs/>
        </w:rPr>
        <w:t xml:space="preserve"> June:</w:t>
      </w:r>
      <w:r w:rsidRPr="001A081E">
        <w:rPr>
          <w:rFonts w:ascii="Times New Roman" w:hAnsi="Times New Roman" w:cs="Times New Roman"/>
        </w:rPr>
        <w:t xml:space="preserve"> </w:t>
      </w:r>
      <w:r w:rsidR="00F469F9" w:rsidRPr="001A081E">
        <w:rPr>
          <w:rFonts w:ascii="Times New Roman" w:hAnsi="Times New Roman" w:cs="Times New Roman"/>
        </w:rPr>
        <w:t xml:space="preserve">Many of the </w:t>
      </w:r>
      <w:r w:rsidR="00780DDA">
        <w:rPr>
          <w:rFonts w:ascii="Times New Roman" w:hAnsi="Times New Roman" w:cs="Times New Roman"/>
        </w:rPr>
        <w:t xml:space="preserve">births, </w:t>
      </w:r>
      <w:r w:rsidR="00F469F9" w:rsidRPr="001A081E">
        <w:rPr>
          <w:rFonts w:ascii="Times New Roman" w:hAnsi="Times New Roman" w:cs="Times New Roman"/>
        </w:rPr>
        <w:t xml:space="preserve">deaths and </w:t>
      </w:r>
      <w:r w:rsidR="00780DDA">
        <w:rPr>
          <w:rFonts w:ascii="Times New Roman" w:hAnsi="Times New Roman" w:cs="Times New Roman"/>
        </w:rPr>
        <w:t xml:space="preserve">in and out </w:t>
      </w:r>
      <w:r w:rsidR="00F469F9" w:rsidRPr="001A081E">
        <w:rPr>
          <w:rFonts w:ascii="Times New Roman" w:hAnsi="Times New Roman" w:cs="Times New Roman"/>
        </w:rPr>
        <w:t>migration events were dated on the 15th day of the month</w:t>
      </w:r>
      <w:r w:rsidR="00780DDA">
        <w:rPr>
          <w:rFonts w:ascii="Times New Roman" w:hAnsi="Times New Roman" w:cs="Times New Roman"/>
        </w:rPr>
        <w:t xml:space="preserve"> or in June </w:t>
      </w:r>
      <w:r w:rsidR="004740E0">
        <w:rPr>
          <w:rFonts w:ascii="Times New Roman" w:hAnsi="Times New Roman" w:cs="Times New Roman"/>
        </w:rPr>
        <w:t>15</w:t>
      </w:r>
      <w:r w:rsidR="004740E0" w:rsidRPr="001A081E">
        <w:rPr>
          <w:rFonts w:ascii="Times New Roman" w:hAnsi="Times New Roman" w:cs="Times New Roman"/>
          <w:vertAlign w:val="superscript"/>
        </w:rPr>
        <w:t>th</w:t>
      </w:r>
      <w:r w:rsidR="004740E0">
        <w:rPr>
          <w:rFonts w:ascii="Times New Roman" w:hAnsi="Times New Roman" w:cs="Times New Roman"/>
        </w:rPr>
        <w:t xml:space="preserve"> of the year of event if the month of the event is not known</w:t>
      </w:r>
      <w:r w:rsidR="00F469F9" w:rsidRPr="001A081E">
        <w:rPr>
          <w:rFonts w:ascii="Times New Roman" w:hAnsi="Times New Roman" w:cs="Times New Roman"/>
        </w:rPr>
        <w:t xml:space="preserve"> </w:t>
      </w:r>
      <w:r w:rsidR="004740E0">
        <w:rPr>
          <w:rFonts w:ascii="Times New Roman" w:hAnsi="Times New Roman" w:cs="Times New Roman"/>
        </w:rPr>
        <w:t xml:space="preserve">creating a heaping of the events on these days. This </w:t>
      </w:r>
      <w:proofErr w:type="gramStart"/>
      <w:r w:rsidR="00BB074C">
        <w:rPr>
          <w:rFonts w:ascii="Times New Roman" w:hAnsi="Times New Roman" w:cs="Times New Roman"/>
        </w:rPr>
        <w:t xml:space="preserve">presents </w:t>
      </w:r>
      <w:r w:rsidR="00F469F9" w:rsidRPr="001A081E">
        <w:rPr>
          <w:rFonts w:ascii="Times New Roman" w:hAnsi="Times New Roman" w:cs="Times New Roman"/>
        </w:rPr>
        <w:t xml:space="preserve"> several</w:t>
      </w:r>
      <w:proofErr w:type="gramEnd"/>
      <w:r w:rsidR="00F469F9" w:rsidRPr="001A081E">
        <w:rPr>
          <w:rFonts w:ascii="Times New Roman" w:hAnsi="Times New Roman" w:cs="Times New Roman"/>
        </w:rPr>
        <w:t xml:space="preserve"> </w:t>
      </w:r>
      <w:r w:rsidR="00BB074C">
        <w:rPr>
          <w:rFonts w:ascii="Times New Roman" w:hAnsi="Times New Roman" w:cs="Times New Roman"/>
        </w:rPr>
        <w:t xml:space="preserve">challenges in </w:t>
      </w:r>
      <w:r w:rsidR="00F469F9" w:rsidRPr="001A081E">
        <w:rPr>
          <w:rFonts w:ascii="Times New Roman" w:hAnsi="Times New Roman" w:cs="Times New Roman"/>
        </w:rPr>
        <w:t>analys</w:t>
      </w:r>
      <w:r w:rsidR="00BB074C">
        <w:rPr>
          <w:rFonts w:ascii="Times New Roman" w:hAnsi="Times New Roman" w:cs="Times New Roman"/>
        </w:rPr>
        <w:t>ing the data that require precise dates of the</w:t>
      </w:r>
      <w:r w:rsidR="00736A27">
        <w:rPr>
          <w:rFonts w:ascii="Times New Roman" w:hAnsi="Times New Roman" w:cs="Times New Roman"/>
        </w:rPr>
        <w:t>se events</w:t>
      </w:r>
      <w:r w:rsidR="00F469F9" w:rsidRPr="001A081E">
        <w:rPr>
          <w:rFonts w:ascii="Times New Roman" w:hAnsi="Times New Roman" w:cs="Times New Roman"/>
        </w:rPr>
        <w:t xml:space="preserve">. </w:t>
      </w:r>
      <w:r w:rsidR="00C611D0" w:rsidRPr="001A081E">
        <w:rPr>
          <w:rFonts w:ascii="Times New Roman" w:hAnsi="Times New Roman" w:cs="Times New Roman"/>
        </w:rPr>
        <w:t>It is suggested that</w:t>
      </w:r>
      <w:r w:rsidR="00F469F9" w:rsidRPr="001A081E">
        <w:rPr>
          <w:rFonts w:ascii="Times New Roman" w:hAnsi="Times New Roman" w:cs="Times New Roman"/>
        </w:rPr>
        <w:t xml:space="preserve"> follow-up checks to confirm the dates reported by field workers could reduce unknown birth and death </w:t>
      </w:r>
      <w:r w:rsidR="00C24B21" w:rsidRPr="001A081E">
        <w:rPr>
          <w:rFonts w:ascii="Times New Roman" w:hAnsi="Times New Roman" w:cs="Times New Roman"/>
        </w:rPr>
        <w:t>dates.</w:t>
      </w:r>
    </w:p>
    <w:p w14:paraId="13CD7BBE" w14:textId="3A28CC55" w:rsidR="00D97D23" w:rsidRPr="00A777F4" w:rsidRDefault="007E6107" w:rsidP="00A726ED">
      <w:pPr>
        <w:pStyle w:val="Heading1"/>
        <w:spacing w:line="276" w:lineRule="auto"/>
        <w:jc w:val="both"/>
        <w:rPr>
          <w:rFonts w:ascii="Times New Roman" w:hAnsi="Times New Roman" w:cs="Times New Roman"/>
          <w:sz w:val="28"/>
          <w:szCs w:val="28"/>
        </w:rPr>
      </w:pPr>
      <w:r w:rsidRPr="00A777F4">
        <w:rPr>
          <w:rFonts w:ascii="Times New Roman" w:hAnsi="Times New Roman" w:cs="Times New Roman"/>
          <w:sz w:val="28"/>
          <w:szCs w:val="28"/>
        </w:rPr>
        <w:t>DAY TWO</w:t>
      </w:r>
      <w:r w:rsidR="009A0B8F" w:rsidRPr="00A777F4">
        <w:rPr>
          <w:rFonts w:ascii="Times New Roman" w:hAnsi="Times New Roman" w:cs="Times New Roman"/>
          <w:sz w:val="28"/>
          <w:szCs w:val="28"/>
        </w:rPr>
        <w:t>: 4</w:t>
      </w:r>
      <w:r w:rsidR="009A0B8F" w:rsidRPr="00A777F4">
        <w:rPr>
          <w:rFonts w:ascii="Times New Roman" w:hAnsi="Times New Roman" w:cs="Times New Roman"/>
          <w:sz w:val="28"/>
          <w:szCs w:val="28"/>
          <w:vertAlign w:val="superscript"/>
        </w:rPr>
        <w:t>th</w:t>
      </w:r>
      <w:r w:rsidR="009A0B8F" w:rsidRPr="00A777F4">
        <w:rPr>
          <w:rFonts w:ascii="Times New Roman" w:hAnsi="Times New Roman" w:cs="Times New Roman"/>
          <w:sz w:val="28"/>
          <w:szCs w:val="28"/>
        </w:rPr>
        <w:t xml:space="preserve"> March 2025</w:t>
      </w:r>
    </w:p>
    <w:p w14:paraId="11CE2E01" w14:textId="0D935DFD" w:rsidR="006E06AA" w:rsidRPr="00A777F4" w:rsidRDefault="006E06AA" w:rsidP="00A726ED">
      <w:pPr>
        <w:spacing w:line="276" w:lineRule="auto"/>
        <w:jc w:val="both"/>
        <w:rPr>
          <w:rFonts w:ascii="Times New Roman" w:hAnsi="Times New Roman" w:cs="Times New Roman"/>
          <w:b/>
          <w:bCs/>
        </w:rPr>
      </w:pPr>
      <w:r w:rsidRPr="00A777F4">
        <w:rPr>
          <w:rFonts w:ascii="Times New Roman" w:hAnsi="Times New Roman" w:cs="Times New Roman"/>
        </w:rPr>
        <w:t xml:space="preserve">A welcome address and a recap of day one was made by TW.  This then opened the floor for </w:t>
      </w:r>
      <w:r w:rsidR="00B514AF" w:rsidRPr="00A777F4">
        <w:rPr>
          <w:rFonts w:ascii="Times New Roman" w:hAnsi="Times New Roman" w:cs="Times New Roman"/>
        </w:rPr>
        <w:t xml:space="preserve">clarifying some unclear issues raised the previous day before continuing with </w:t>
      </w:r>
      <w:r w:rsidRPr="00A777F4">
        <w:rPr>
          <w:rFonts w:ascii="Times New Roman" w:hAnsi="Times New Roman" w:cs="Times New Roman"/>
        </w:rPr>
        <w:t>the day</w:t>
      </w:r>
      <w:r w:rsidR="00B514AF" w:rsidRPr="00A777F4">
        <w:rPr>
          <w:rFonts w:ascii="Times New Roman" w:hAnsi="Times New Roman" w:cs="Times New Roman"/>
        </w:rPr>
        <w:t>’s</w:t>
      </w:r>
      <w:r w:rsidRPr="00A777F4">
        <w:rPr>
          <w:rFonts w:ascii="Times New Roman" w:hAnsi="Times New Roman" w:cs="Times New Roman"/>
        </w:rPr>
        <w:t xml:space="preserve"> activities</w:t>
      </w:r>
      <w:r w:rsidR="00B514AF" w:rsidRPr="00A777F4">
        <w:rPr>
          <w:rFonts w:ascii="Times New Roman" w:hAnsi="Times New Roman" w:cs="Times New Roman"/>
        </w:rPr>
        <w:t>.</w:t>
      </w:r>
    </w:p>
    <w:p w14:paraId="4D10DB0D" w14:textId="77777777" w:rsidR="00D97D23" w:rsidRPr="00A777F4" w:rsidRDefault="00D97D23" w:rsidP="00A726ED">
      <w:pPr>
        <w:pStyle w:val="Heading2"/>
        <w:spacing w:line="276" w:lineRule="auto"/>
        <w:jc w:val="both"/>
        <w:rPr>
          <w:rFonts w:ascii="Times New Roman" w:hAnsi="Times New Roman" w:cs="Times New Roman"/>
          <w:sz w:val="24"/>
          <w:szCs w:val="24"/>
        </w:rPr>
      </w:pPr>
      <w:r w:rsidRPr="00A777F4">
        <w:rPr>
          <w:rFonts w:ascii="Times New Roman" w:hAnsi="Times New Roman" w:cs="Times New Roman"/>
          <w:sz w:val="24"/>
          <w:szCs w:val="24"/>
        </w:rPr>
        <w:t>Presentations</w:t>
      </w:r>
    </w:p>
    <w:p w14:paraId="1AB04FF3" w14:textId="367E1FF7" w:rsidR="00D97D23" w:rsidRPr="00E47EBD" w:rsidRDefault="00D97D23" w:rsidP="00A726ED">
      <w:pPr>
        <w:numPr>
          <w:ilvl w:val="0"/>
          <w:numId w:val="2"/>
        </w:numPr>
        <w:spacing w:line="276" w:lineRule="auto"/>
        <w:jc w:val="both"/>
        <w:rPr>
          <w:rFonts w:ascii="Times New Roman" w:hAnsi="Times New Roman" w:cs="Times New Roman"/>
        </w:rPr>
      </w:pPr>
      <w:r w:rsidRPr="00A777F4">
        <w:rPr>
          <w:rFonts w:ascii="Times New Roman" w:hAnsi="Times New Roman" w:cs="Times New Roman"/>
          <w:b/>
          <w:bCs/>
        </w:rPr>
        <w:t>Key Demographic Indicators:</w:t>
      </w:r>
      <w:r w:rsidRPr="00A777F4">
        <w:rPr>
          <w:rFonts w:ascii="Times New Roman" w:hAnsi="Times New Roman" w:cs="Times New Roman"/>
        </w:rPr>
        <w:t xml:space="preserve"> </w:t>
      </w:r>
      <w:r w:rsidR="00E15012" w:rsidRPr="00A777F4">
        <w:rPr>
          <w:rFonts w:ascii="Times New Roman" w:hAnsi="Times New Roman" w:cs="Times New Roman"/>
        </w:rPr>
        <w:t>Dr</w:t>
      </w:r>
      <w:r w:rsidR="00E47EBD">
        <w:rPr>
          <w:rFonts w:ascii="Times New Roman" w:hAnsi="Times New Roman" w:cs="Times New Roman"/>
        </w:rPr>
        <w:t xml:space="preserve"> </w:t>
      </w:r>
      <w:r w:rsidR="00353891">
        <w:rPr>
          <w:rFonts w:ascii="Times New Roman" w:hAnsi="Times New Roman" w:cs="Times New Roman"/>
        </w:rPr>
        <w:t xml:space="preserve">George </w:t>
      </w:r>
      <w:r w:rsidR="00E47EBD">
        <w:rPr>
          <w:rFonts w:ascii="Times New Roman" w:hAnsi="Times New Roman" w:cs="Times New Roman"/>
        </w:rPr>
        <w:t>Wak's</w:t>
      </w:r>
      <w:r w:rsidR="00E15012" w:rsidRPr="00A777F4">
        <w:rPr>
          <w:rFonts w:ascii="Times New Roman" w:hAnsi="Times New Roman" w:cs="Times New Roman"/>
        </w:rPr>
        <w:t xml:space="preserve"> (</w:t>
      </w:r>
      <w:r w:rsidRPr="00A777F4">
        <w:rPr>
          <w:rFonts w:ascii="Times New Roman" w:hAnsi="Times New Roman" w:cs="Times New Roman"/>
        </w:rPr>
        <w:t>GP</w:t>
      </w:r>
      <w:r w:rsidR="00E15012" w:rsidRPr="00A777F4">
        <w:rPr>
          <w:rFonts w:ascii="Times New Roman" w:hAnsi="Times New Roman" w:cs="Times New Roman"/>
        </w:rPr>
        <w:t>)</w:t>
      </w:r>
      <w:r w:rsidRPr="00A777F4">
        <w:rPr>
          <w:rFonts w:ascii="Times New Roman" w:hAnsi="Times New Roman" w:cs="Times New Roman"/>
        </w:rPr>
        <w:t xml:space="preserve"> </w:t>
      </w:r>
      <w:r w:rsidR="00EF37FA" w:rsidRPr="00A777F4">
        <w:rPr>
          <w:rFonts w:ascii="Times New Roman" w:hAnsi="Times New Roman" w:cs="Times New Roman"/>
        </w:rPr>
        <w:t xml:space="preserve">presentation </w:t>
      </w:r>
      <w:r w:rsidRPr="00A777F4">
        <w:rPr>
          <w:rFonts w:ascii="Times New Roman" w:hAnsi="Times New Roman" w:cs="Times New Roman"/>
        </w:rPr>
        <w:t xml:space="preserve">highlighted the importance of accurate, timely, and reliable data on births, deaths, and migration for </w:t>
      </w:r>
      <w:r w:rsidRPr="00A777F4">
        <w:rPr>
          <w:rFonts w:ascii="Times New Roman" w:hAnsi="Times New Roman" w:cs="Times New Roman"/>
        </w:rPr>
        <w:lastRenderedPageBreak/>
        <w:t>improving population well-being.</w:t>
      </w:r>
      <w:r w:rsidR="00EF37FA" w:rsidRPr="00A777F4">
        <w:rPr>
          <w:rFonts w:ascii="Times New Roman" w:hAnsi="Times New Roman" w:cs="Times New Roman"/>
        </w:rPr>
        <w:t xml:space="preserve"> </w:t>
      </w:r>
      <w:r w:rsidR="00EF37FA" w:rsidRPr="00E47EBD">
        <w:rPr>
          <w:rFonts w:ascii="Times New Roman" w:hAnsi="Times New Roman" w:cs="Times New Roman"/>
        </w:rPr>
        <w:t xml:space="preserve">He also highlighted the key </w:t>
      </w:r>
      <w:r w:rsidR="00B27779" w:rsidRPr="00E47EBD">
        <w:rPr>
          <w:rFonts w:ascii="Times New Roman" w:hAnsi="Times New Roman" w:cs="Times New Roman"/>
        </w:rPr>
        <w:t>metric</w:t>
      </w:r>
      <w:r w:rsidR="00852B82" w:rsidRPr="00E47EBD">
        <w:rPr>
          <w:rFonts w:ascii="Times New Roman" w:hAnsi="Times New Roman" w:cs="Times New Roman"/>
        </w:rPr>
        <w:t xml:space="preserve"> that should be used to </w:t>
      </w:r>
      <w:r w:rsidR="00B27779" w:rsidRPr="00E47EBD">
        <w:rPr>
          <w:rFonts w:ascii="Times New Roman" w:hAnsi="Times New Roman" w:cs="Times New Roman"/>
        </w:rPr>
        <w:t xml:space="preserve">evaluate the quality of the data, as well as </w:t>
      </w:r>
      <w:r w:rsidR="00852B82" w:rsidRPr="00E47EBD">
        <w:rPr>
          <w:rFonts w:ascii="Times New Roman" w:hAnsi="Times New Roman" w:cs="Times New Roman"/>
        </w:rPr>
        <w:t xml:space="preserve">capture and </w:t>
      </w:r>
      <w:r w:rsidR="00C24B21" w:rsidRPr="00E47EBD">
        <w:rPr>
          <w:rFonts w:ascii="Times New Roman" w:hAnsi="Times New Roman" w:cs="Times New Roman"/>
        </w:rPr>
        <w:t>monitor events</w:t>
      </w:r>
      <w:r w:rsidR="00852B82" w:rsidRPr="00E47EBD">
        <w:rPr>
          <w:rFonts w:ascii="Times New Roman" w:hAnsi="Times New Roman" w:cs="Times New Roman"/>
        </w:rPr>
        <w:t xml:space="preserve"> to avoid the possibility of underestimating rates. </w:t>
      </w:r>
    </w:p>
    <w:p w14:paraId="78F7E907" w14:textId="5EA59476" w:rsidR="00D97D23" w:rsidRPr="00A777F4" w:rsidRDefault="00D97D23" w:rsidP="00A726ED">
      <w:pPr>
        <w:numPr>
          <w:ilvl w:val="0"/>
          <w:numId w:val="2"/>
        </w:numPr>
        <w:spacing w:line="276" w:lineRule="auto"/>
        <w:jc w:val="both"/>
        <w:rPr>
          <w:rFonts w:ascii="Times New Roman" w:hAnsi="Times New Roman" w:cs="Times New Roman"/>
        </w:rPr>
      </w:pPr>
      <w:r w:rsidRPr="00A777F4">
        <w:rPr>
          <w:rFonts w:ascii="Times New Roman" w:hAnsi="Times New Roman" w:cs="Times New Roman"/>
          <w:b/>
          <w:bCs/>
        </w:rPr>
        <w:t>Data Management and Consistency:</w:t>
      </w:r>
      <w:r w:rsidRPr="00A777F4">
        <w:rPr>
          <w:rFonts w:ascii="Times New Roman" w:hAnsi="Times New Roman" w:cs="Times New Roman"/>
        </w:rPr>
        <w:t xml:space="preserve"> Dr. Paul </w:t>
      </w:r>
      <w:r w:rsidR="00E47EBD">
        <w:rPr>
          <w:rFonts w:ascii="Times New Roman" w:hAnsi="Times New Roman" w:cs="Times New Roman"/>
        </w:rPr>
        <w:t xml:space="preserve">led the team in assessing data </w:t>
      </w:r>
      <w:r w:rsidRPr="00A777F4">
        <w:rPr>
          <w:rFonts w:ascii="Times New Roman" w:hAnsi="Times New Roman" w:cs="Times New Roman"/>
        </w:rPr>
        <w:t>consistency between the two systems.</w:t>
      </w:r>
      <w:r w:rsidR="00152636" w:rsidRPr="00A777F4">
        <w:rPr>
          <w:rFonts w:ascii="Times New Roman" w:hAnsi="Times New Roman" w:cs="Times New Roman"/>
        </w:rPr>
        <w:t xml:space="preserve"> </w:t>
      </w:r>
    </w:p>
    <w:p w14:paraId="59B3A3E2" w14:textId="77777777" w:rsidR="00D97D23" w:rsidRPr="00A777F4" w:rsidRDefault="00D97D23" w:rsidP="00A726ED">
      <w:pPr>
        <w:spacing w:line="276" w:lineRule="auto"/>
        <w:jc w:val="both"/>
        <w:rPr>
          <w:rFonts w:ascii="Times New Roman" w:hAnsi="Times New Roman" w:cs="Times New Roman"/>
          <w:b/>
          <w:bCs/>
        </w:rPr>
      </w:pPr>
      <w:r w:rsidRPr="00A777F4">
        <w:rPr>
          <w:rFonts w:ascii="Times New Roman" w:hAnsi="Times New Roman" w:cs="Times New Roman"/>
          <w:b/>
          <w:bCs/>
        </w:rPr>
        <w:t>Key Discussions and Concerns</w:t>
      </w:r>
    </w:p>
    <w:p w14:paraId="5BA2F622" w14:textId="44906AFF"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Resolving Duplicate IDs:</w:t>
      </w:r>
      <w:r w:rsidRPr="00A777F4">
        <w:rPr>
          <w:rFonts w:ascii="Times New Roman" w:hAnsi="Times New Roman" w:cs="Times New Roman"/>
        </w:rPr>
        <w:t xml:space="preserve"> </w:t>
      </w:r>
      <w:r w:rsidR="00166EED">
        <w:rPr>
          <w:rFonts w:ascii="Times New Roman" w:hAnsi="Times New Roman" w:cs="Times New Roman"/>
        </w:rPr>
        <w:t xml:space="preserve">A need arose </w:t>
      </w:r>
      <w:r w:rsidRPr="00A777F4">
        <w:rPr>
          <w:rFonts w:ascii="Times New Roman" w:hAnsi="Times New Roman" w:cs="Times New Roman"/>
        </w:rPr>
        <w:t>to address duplicate IDs in the new system.</w:t>
      </w:r>
    </w:p>
    <w:p w14:paraId="15C958CF" w14:textId="235D4912"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 xml:space="preserve">Urban and Rural </w:t>
      </w:r>
      <w:r w:rsidR="00BA5EC5">
        <w:rPr>
          <w:rFonts w:ascii="Times New Roman" w:hAnsi="Times New Roman" w:cs="Times New Roman"/>
          <w:b/>
          <w:bCs/>
        </w:rPr>
        <w:t xml:space="preserve">Reclassification: </w:t>
      </w:r>
      <w:r w:rsidR="00BA5EC5" w:rsidRPr="00BA5EC5">
        <w:rPr>
          <w:rFonts w:ascii="Times New Roman" w:hAnsi="Times New Roman" w:cs="Times New Roman"/>
        </w:rPr>
        <w:t>It was suggested that there was a need to reclassify urban and rural areas within the HDS, taking into consideration the Ghana Statistical Service's</w:t>
      </w:r>
      <w:r w:rsidR="00C8506B" w:rsidRPr="00BA5EC5">
        <w:rPr>
          <w:rFonts w:ascii="Times New Roman" w:hAnsi="Times New Roman" w:cs="Times New Roman"/>
        </w:rPr>
        <w:t xml:space="preserve"> Enumeration Area classification</w:t>
      </w:r>
      <w:r w:rsidR="00BA5EC5">
        <w:rPr>
          <w:rFonts w:ascii="Times New Roman" w:hAnsi="Times New Roman" w:cs="Times New Roman"/>
        </w:rPr>
        <w:t xml:space="preserve">, current population density and other </w:t>
      </w:r>
      <w:r w:rsidR="00166EED">
        <w:rPr>
          <w:rFonts w:ascii="Times New Roman" w:hAnsi="Times New Roman" w:cs="Times New Roman"/>
        </w:rPr>
        <w:t xml:space="preserve">socio-economic and </w:t>
      </w:r>
      <w:r w:rsidR="00BA5EC5">
        <w:rPr>
          <w:rFonts w:ascii="Times New Roman" w:hAnsi="Times New Roman" w:cs="Times New Roman"/>
        </w:rPr>
        <w:t>geographic parameters</w:t>
      </w:r>
      <w:r w:rsidR="00C8506B">
        <w:rPr>
          <w:rFonts w:ascii="Times New Roman" w:hAnsi="Times New Roman" w:cs="Times New Roman"/>
        </w:rPr>
        <w:t xml:space="preserve">. </w:t>
      </w:r>
    </w:p>
    <w:p w14:paraId="6860CA99" w14:textId="50F7234E" w:rsidR="00D97D23" w:rsidRPr="00A777F4" w:rsidRDefault="00A424EC"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Writing of</w:t>
      </w:r>
      <w:r w:rsidR="00D97D23" w:rsidRPr="00A777F4">
        <w:rPr>
          <w:rFonts w:ascii="Times New Roman" w:hAnsi="Times New Roman" w:cs="Times New Roman"/>
          <w:b/>
          <w:bCs/>
        </w:rPr>
        <w:t xml:space="preserve"> Report</w:t>
      </w:r>
      <w:r w:rsidRPr="00A777F4">
        <w:rPr>
          <w:rFonts w:ascii="Times New Roman" w:hAnsi="Times New Roman" w:cs="Times New Roman"/>
          <w:b/>
          <w:bCs/>
        </w:rPr>
        <w:t>s</w:t>
      </w:r>
      <w:r w:rsidR="00D97D23" w:rsidRPr="00A777F4">
        <w:rPr>
          <w:rFonts w:ascii="Times New Roman" w:hAnsi="Times New Roman" w:cs="Times New Roman"/>
          <w:b/>
          <w:bCs/>
        </w:rPr>
        <w:t>:</w:t>
      </w:r>
      <w:r w:rsidR="00D97D23" w:rsidRPr="00A777F4">
        <w:rPr>
          <w:rFonts w:ascii="Times New Roman" w:hAnsi="Times New Roman" w:cs="Times New Roman"/>
        </w:rPr>
        <w:t xml:space="preserve"> </w:t>
      </w:r>
      <w:r w:rsidR="008D1804">
        <w:rPr>
          <w:rFonts w:ascii="Times New Roman" w:hAnsi="Times New Roman" w:cs="Times New Roman"/>
        </w:rPr>
        <w:t xml:space="preserve">A recommendation was made to consistently write the annual HDSS reports to provide basic health and demographic indicators on fertility, mortality and migrations. </w:t>
      </w:r>
      <w:r w:rsidR="00733A0F">
        <w:rPr>
          <w:rFonts w:ascii="Times New Roman" w:hAnsi="Times New Roman" w:cs="Times New Roman"/>
        </w:rPr>
        <w:t xml:space="preserve">This was the only way data on births, deaths, pregnancies and migration could be used to inform both data management practice and fieldwork. </w:t>
      </w:r>
    </w:p>
    <w:p w14:paraId="644941C5" w14:textId="09AEA0B3"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Internal Migration Date Errors:</w:t>
      </w:r>
      <w:r w:rsidRPr="00A777F4">
        <w:rPr>
          <w:rFonts w:ascii="Times New Roman" w:hAnsi="Times New Roman" w:cs="Times New Roman"/>
        </w:rPr>
        <w:t xml:space="preserve"> Some discrepancies were found in the start-date and entry-date for internal migrations.</w:t>
      </w:r>
      <w:r w:rsidR="00442911">
        <w:rPr>
          <w:rFonts w:ascii="Times New Roman" w:hAnsi="Times New Roman" w:cs="Times New Roman"/>
        </w:rPr>
        <w:t xml:space="preserve"> The data management team </w:t>
      </w:r>
      <w:r w:rsidR="000717C3">
        <w:rPr>
          <w:rFonts w:ascii="Times New Roman" w:hAnsi="Times New Roman" w:cs="Times New Roman"/>
        </w:rPr>
        <w:t xml:space="preserve">took notice of these quality issues to address them  </w:t>
      </w:r>
    </w:p>
    <w:p w14:paraId="696D1BE0" w14:textId="4E7BE5D8"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Missing IDs in Tables:</w:t>
      </w:r>
      <w:r w:rsidRPr="00A777F4">
        <w:rPr>
          <w:rFonts w:ascii="Times New Roman" w:hAnsi="Times New Roman" w:cs="Times New Roman"/>
        </w:rPr>
        <w:t xml:space="preserve"> Some IDs </w:t>
      </w:r>
      <w:r w:rsidR="003516CF">
        <w:rPr>
          <w:rFonts w:ascii="Times New Roman" w:hAnsi="Times New Roman" w:cs="Times New Roman"/>
        </w:rPr>
        <w:t>appear only in the residency or member tables rather than</w:t>
      </w:r>
      <w:r w:rsidRPr="00A777F4">
        <w:rPr>
          <w:rFonts w:ascii="Times New Roman" w:hAnsi="Times New Roman" w:cs="Times New Roman"/>
        </w:rPr>
        <w:t xml:space="preserve"> both.</w:t>
      </w:r>
      <w:r w:rsidR="003516CF">
        <w:rPr>
          <w:rFonts w:ascii="Times New Roman" w:hAnsi="Times New Roman" w:cs="Times New Roman"/>
        </w:rPr>
        <w:t xml:space="preserve"> These two tables were expected to contain the same number of records. </w:t>
      </w:r>
    </w:p>
    <w:p w14:paraId="19D33D24" w14:textId="7808030C"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Unknown Gender Entries:</w:t>
      </w:r>
      <w:r w:rsidRPr="00A777F4">
        <w:rPr>
          <w:rFonts w:ascii="Times New Roman" w:hAnsi="Times New Roman" w:cs="Times New Roman"/>
        </w:rPr>
        <w:t xml:space="preserve"> There were eight individuals whose gender </w:t>
      </w:r>
      <w:r w:rsidR="00DB2B9E" w:rsidRPr="00A777F4">
        <w:rPr>
          <w:rFonts w:ascii="Times New Roman" w:hAnsi="Times New Roman" w:cs="Times New Roman"/>
        </w:rPr>
        <w:t xml:space="preserve">and names </w:t>
      </w:r>
      <w:r w:rsidRPr="00A777F4">
        <w:rPr>
          <w:rFonts w:ascii="Times New Roman" w:hAnsi="Times New Roman" w:cs="Times New Roman"/>
        </w:rPr>
        <w:t>w</w:t>
      </w:r>
      <w:r w:rsidR="00DB2B9E" w:rsidRPr="00A777F4">
        <w:rPr>
          <w:rFonts w:ascii="Times New Roman" w:hAnsi="Times New Roman" w:cs="Times New Roman"/>
        </w:rPr>
        <w:t xml:space="preserve">ere </w:t>
      </w:r>
      <w:r w:rsidRPr="00A777F4">
        <w:rPr>
          <w:rFonts w:ascii="Times New Roman" w:hAnsi="Times New Roman" w:cs="Times New Roman"/>
        </w:rPr>
        <w:t>unknown</w:t>
      </w:r>
      <w:r w:rsidR="00DB2B9E" w:rsidRPr="00A777F4">
        <w:rPr>
          <w:rFonts w:ascii="Times New Roman" w:hAnsi="Times New Roman" w:cs="Times New Roman"/>
        </w:rPr>
        <w:t>. Further checks suggested these were stillbirths.</w:t>
      </w:r>
    </w:p>
    <w:p w14:paraId="57DD3C9C" w14:textId="77777777"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Overlapping Records:</w:t>
      </w:r>
      <w:r w:rsidRPr="00A777F4">
        <w:rPr>
          <w:rFonts w:ascii="Times New Roman" w:hAnsi="Times New Roman" w:cs="Times New Roman"/>
        </w:rPr>
        <w:t xml:space="preserve"> 178 records showed inconsistencies in their start-type, start-date, end-type, and end-date, with some individuals appearing to have died twice.</w:t>
      </w:r>
    </w:p>
    <w:p w14:paraId="5D6AFECB" w14:textId="7DBFFE2D"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Massive Duplicate IDs:</w:t>
      </w:r>
      <w:r w:rsidRPr="00A777F4">
        <w:rPr>
          <w:rFonts w:ascii="Times New Roman" w:hAnsi="Times New Roman" w:cs="Times New Roman"/>
        </w:rPr>
        <w:t xml:space="preserve"> Nearly 2000 duplicate IDs were identified.</w:t>
      </w:r>
      <w:r w:rsidR="00DB2B9E" w:rsidRPr="00A777F4">
        <w:rPr>
          <w:rFonts w:ascii="Times New Roman" w:hAnsi="Times New Roman" w:cs="Times New Roman"/>
        </w:rPr>
        <w:t xml:space="preserve"> This was as a result of increasing the individual </w:t>
      </w:r>
      <w:proofErr w:type="gramStart"/>
      <w:r w:rsidR="00DB2B9E" w:rsidRPr="00A777F4">
        <w:rPr>
          <w:rFonts w:ascii="Times New Roman" w:hAnsi="Times New Roman" w:cs="Times New Roman"/>
        </w:rPr>
        <w:t>ID’s</w:t>
      </w:r>
      <w:proofErr w:type="gramEnd"/>
      <w:r w:rsidR="00DB2B9E" w:rsidRPr="00A777F4">
        <w:rPr>
          <w:rFonts w:ascii="Times New Roman" w:hAnsi="Times New Roman" w:cs="Times New Roman"/>
        </w:rPr>
        <w:t xml:space="preserve"> to 9 digits by add</w:t>
      </w:r>
      <w:r w:rsidR="006C198E">
        <w:rPr>
          <w:rFonts w:ascii="Times New Roman" w:hAnsi="Times New Roman" w:cs="Times New Roman"/>
        </w:rPr>
        <w:t>ing</w:t>
      </w:r>
      <w:r w:rsidR="00DB2B9E" w:rsidRPr="00A777F4">
        <w:rPr>
          <w:rFonts w:ascii="Times New Roman" w:hAnsi="Times New Roman" w:cs="Times New Roman"/>
        </w:rPr>
        <w:t xml:space="preserve"> 3 zeros and a </w:t>
      </w:r>
      <w:r w:rsidR="006C198E">
        <w:rPr>
          <w:rFonts w:ascii="Times New Roman" w:hAnsi="Times New Roman" w:cs="Times New Roman"/>
        </w:rPr>
        <w:t>household</w:t>
      </w:r>
      <w:r w:rsidR="006C198E" w:rsidRPr="00A777F4">
        <w:rPr>
          <w:rFonts w:ascii="Times New Roman" w:hAnsi="Times New Roman" w:cs="Times New Roman"/>
        </w:rPr>
        <w:t xml:space="preserve"> </w:t>
      </w:r>
      <w:r w:rsidR="00DB2B9E" w:rsidRPr="00A777F4">
        <w:rPr>
          <w:rFonts w:ascii="Times New Roman" w:hAnsi="Times New Roman" w:cs="Times New Roman"/>
        </w:rPr>
        <w:t>ID.</w:t>
      </w:r>
    </w:p>
    <w:p w14:paraId="6CBD8E94" w14:textId="77777777"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Unusual End-Type Code:</w:t>
      </w:r>
      <w:r w:rsidRPr="00A777F4">
        <w:rPr>
          <w:rFonts w:ascii="Times New Roman" w:hAnsi="Times New Roman" w:cs="Times New Roman"/>
        </w:rPr>
        <w:t xml:space="preserve"> One ID was found with an end-type coded as CHG.</w:t>
      </w:r>
    </w:p>
    <w:p w14:paraId="3F13C5FE" w14:textId="2F09952E"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Missing Birth Data (2015-2023):</w:t>
      </w:r>
      <w:r w:rsidRPr="00A777F4">
        <w:rPr>
          <w:rFonts w:ascii="Times New Roman" w:hAnsi="Times New Roman" w:cs="Times New Roman"/>
        </w:rPr>
        <w:t xml:space="preserve"> Some birth records were missing</w:t>
      </w:r>
      <w:r w:rsidR="000E52D4">
        <w:rPr>
          <w:rFonts w:ascii="Times New Roman" w:hAnsi="Times New Roman" w:cs="Times New Roman"/>
        </w:rPr>
        <w:t xml:space="preserve"> from the birth table</w:t>
      </w:r>
      <w:r w:rsidRPr="00A777F4">
        <w:rPr>
          <w:rFonts w:ascii="Times New Roman" w:hAnsi="Times New Roman" w:cs="Times New Roman"/>
        </w:rPr>
        <w:t>, with as few as 15 recorded deaths for an entire year. This issue was resolved when residency and member tables were merged.</w:t>
      </w:r>
    </w:p>
    <w:p w14:paraId="749F6F6C" w14:textId="29F38B76"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Inconsistencies in Birth Data:</w:t>
      </w:r>
      <w:r w:rsidRPr="00A777F4">
        <w:rPr>
          <w:rFonts w:ascii="Times New Roman" w:hAnsi="Times New Roman" w:cs="Times New Roman"/>
        </w:rPr>
        <w:t xml:space="preserve"> The residency table in the new system recorded 98,195 births (BIR), which did not </w:t>
      </w:r>
      <w:r w:rsidR="000E52D4">
        <w:rPr>
          <w:rFonts w:ascii="Times New Roman" w:hAnsi="Times New Roman" w:cs="Times New Roman"/>
        </w:rPr>
        <w:t>match with the data from the old system</w:t>
      </w:r>
      <w:r w:rsidRPr="00A777F4">
        <w:rPr>
          <w:rFonts w:ascii="Times New Roman" w:hAnsi="Times New Roman" w:cs="Times New Roman"/>
        </w:rPr>
        <w:t>.</w:t>
      </w:r>
    </w:p>
    <w:p w14:paraId="23826D62" w14:textId="6A6F0EC7"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lastRenderedPageBreak/>
        <w:t>Incorrect Start-Type:</w:t>
      </w:r>
      <w:r w:rsidRPr="00A777F4">
        <w:rPr>
          <w:rFonts w:ascii="Times New Roman" w:hAnsi="Times New Roman" w:cs="Times New Roman"/>
        </w:rPr>
        <w:t xml:space="preserve"> About 63,459 individuals had the same start-date as their date of birth but were not recorded as BIR instead, they were listed as ENT or ENU.</w:t>
      </w:r>
    </w:p>
    <w:p w14:paraId="5DAB18D9" w14:textId="673C23E9" w:rsidR="00D97D23" w:rsidRPr="00A777F4" w:rsidRDefault="00D97D23" w:rsidP="00A726ED">
      <w:pPr>
        <w:numPr>
          <w:ilvl w:val="0"/>
          <w:numId w:val="3"/>
        </w:numPr>
        <w:spacing w:line="276" w:lineRule="auto"/>
        <w:jc w:val="both"/>
        <w:rPr>
          <w:rFonts w:ascii="Times New Roman" w:hAnsi="Times New Roman" w:cs="Times New Roman"/>
        </w:rPr>
      </w:pPr>
      <w:r w:rsidRPr="00A777F4">
        <w:rPr>
          <w:rFonts w:ascii="Times New Roman" w:hAnsi="Times New Roman" w:cs="Times New Roman"/>
          <w:b/>
          <w:bCs/>
        </w:rPr>
        <w:t>Separate Data Analysis:</w:t>
      </w:r>
      <w:r w:rsidRPr="00A777F4">
        <w:rPr>
          <w:rFonts w:ascii="Times New Roman" w:hAnsi="Times New Roman" w:cs="Times New Roman"/>
        </w:rPr>
        <w:t xml:space="preserve"> It was agreed that new</w:t>
      </w:r>
      <w:r w:rsidR="00054861" w:rsidRPr="00A777F4">
        <w:rPr>
          <w:rFonts w:ascii="Times New Roman" w:hAnsi="Times New Roman" w:cs="Times New Roman"/>
        </w:rPr>
        <w:t xml:space="preserve"> </w:t>
      </w:r>
      <w:r w:rsidR="00BC4498" w:rsidRPr="00A777F4">
        <w:rPr>
          <w:rFonts w:ascii="Times New Roman" w:hAnsi="Times New Roman" w:cs="Times New Roman"/>
        </w:rPr>
        <w:t xml:space="preserve">(data after the migration to the new system) </w:t>
      </w:r>
      <w:r w:rsidRPr="00A777F4">
        <w:rPr>
          <w:rFonts w:ascii="Times New Roman" w:hAnsi="Times New Roman" w:cs="Times New Roman"/>
        </w:rPr>
        <w:t>and old data</w:t>
      </w:r>
      <w:r w:rsidR="00BC4498" w:rsidRPr="00A777F4">
        <w:rPr>
          <w:rFonts w:ascii="Times New Roman" w:hAnsi="Times New Roman" w:cs="Times New Roman"/>
        </w:rPr>
        <w:t xml:space="preserve"> (data before the migration to the new system)</w:t>
      </w:r>
      <w:r w:rsidRPr="00A777F4">
        <w:rPr>
          <w:rFonts w:ascii="Times New Roman" w:hAnsi="Times New Roman" w:cs="Times New Roman"/>
        </w:rPr>
        <w:t xml:space="preserve"> should be analyzed separately to better understand </w:t>
      </w:r>
      <w:r w:rsidR="008045D2" w:rsidRPr="00A777F4">
        <w:rPr>
          <w:rFonts w:ascii="Times New Roman" w:hAnsi="Times New Roman" w:cs="Times New Roman"/>
        </w:rPr>
        <w:t xml:space="preserve">inconsistencies in </w:t>
      </w:r>
      <w:r w:rsidRPr="00A777F4">
        <w:rPr>
          <w:rFonts w:ascii="Times New Roman" w:hAnsi="Times New Roman" w:cs="Times New Roman"/>
        </w:rPr>
        <w:t>trends.</w:t>
      </w:r>
    </w:p>
    <w:p w14:paraId="6DA01234" w14:textId="433E7420" w:rsidR="005A3CDB" w:rsidRPr="00A777F4" w:rsidRDefault="00D1794D" w:rsidP="00A726ED">
      <w:pPr>
        <w:pStyle w:val="Heading1"/>
        <w:spacing w:line="276" w:lineRule="auto"/>
        <w:rPr>
          <w:rFonts w:ascii="Times New Roman" w:hAnsi="Times New Roman" w:cs="Times New Roman"/>
          <w:sz w:val="28"/>
          <w:szCs w:val="28"/>
        </w:rPr>
      </w:pPr>
      <w:r w:rsidRPr="00A777F4">
        <w:rPr>
          <w:rFonts w:ascii="Times New Roman" w:hAnsi="Times New Roman" w:cs="Times New Roman"/>
          <w:sz w:val="28"/>
          <w:szCs w:val="28"/>
        </w:rPr>
        <w:t>DAY THREE</w:t>
      </w:r>
      <w:r w:rsidR="0027653C" w:rsidRPr="00A777F4">
        <w:rPr>
          <w:rFonts w:ascii="Times New Roman" w:hAnsi="Times New Roman" w:cs="Times New Roman"/>
          <w:sz w:val="28"/>
          <w:szCs w:val="28"/>
        </w:rPr>
        <w:t>: 5</w:t>
      </w:r>
      <w:r w:rsidR="0027653C" w:rsidRPr="00A777F4">
        <w:rPr>
          <w:rFonts w:ascii="Times New Roman" w:hAnsi="Times New Roman" w:cs="Times New Roman"/>
          <w:sz w:val="28"/>
          <w:szCs w:val="28"/>
          <w:vertAlign w:val="superscript"/>
        </w:rPr>
        <w:t>th</w:t>
      </w:r>
      <w:r w:rsidR="0027653C" w:rsidRPr="00A777F4">
        <w:rPr>
          <w:rFonts w:ascii="Times New Roman" w:hAnsi="Times New Roman" w:cs="Times New Roman"/>
          <w:sz w:val="28"/>
          <w:szCs w:val="28"/>
        </w:rPr>
        <w:t xml:space="preserve"> March 2025</w:t>
      </w:r>
    </w:p>
    <w:p w14:paraId="21DF56D1" w14:textId="5D54BCA4" w:rsidR="00D1794D" w:rsidRPr="00A777F4" w:rsidRDefault="00B50A97" w:rsidP="00A726ED">
      <w:pPr>
        <w:spacing w:line="276" w:lineRule="auto"/>
        <w:jc w:val="both"/>
        <w:rPr>
          <w:rFonts w:ascii="Times New Roman" w:hAnsi="Times New Roman" w:cs="Times New Roman"/>
        </w:rPr>
      </w:pPr>
      <w:r w:rsidRPr="00A777F4">
        <w:rPr>
          <w:rFonts w:ascii="Times New Roman" w:hAnsi="Times New Roman" w:cs="Times New Roman"/>
        </w:rPr>
        <w:t xml:space="preserve">A welcome address and a recap of day </w:t>
      </w:r>
      <w:r w:rsidR="008B66DC" w:rsidRPr="00A777F4">
        <w:rPr>
          <w:rFonts w:ascii="Times New Roman" w:hAnsi="Times New Roman" w:cs="Times New Roman"/>
        </w:rPr>
        <w:t>two</w:t>
      </w:r>
      <w:r w:rsidRPr="00A777F4">
        <w:rPr>
          <w:rFonts w:ascii="Times New Roman" w:hAnsi="Times New Roman" w:cs="Times New Roman"/>
        </w:rPr>
        <w:t xml:space="preserve"> was made by TW.  </w:t>
      </w:r>
      <w:r w:rsidR="00E0748D" w:rsidRPr="00A777F4">
        <w:rPr>
          <w:rFonts w:ascii="Times New Roman" w:hAnsi="Times New Roman" w:cs="Times New Roman"/>
        </w:rPr>
        <w:t>This provided an opportunity to address unresolved issues from the previous day before proceeding with the day's activities</w:t>
      </w:r>
      <w:r w:rsidRPr="00A777F4">
        <w:rPr>
          <w:rFonts w:ascii="Times New Roman" w:hAnsi="Times New Roman" w:cs="Times New Roman"/>
        </w:rPr>
        <w:t>.</w:t>
      </w:r>
      <w:r w:rsidR="008B66DC" w:rsidRPr="00A777F4">
        <w:rPr>
          <w:rFonts w:ascii="Times New Roman" w:hAnsi="Times New Roman" w:cs="Times New Roman"/>
        </w:rPr>
        <w:t xml:space="preserve"> </w:t>
      </w:r>
      <w:r w:rsidR="00B9041A" w:rsidRPr="00A777F4">
        <w:rPr>
          <w:rFonts w:ascii="Times New Roman" w:hAnsi="Times New Roman" w:cs="Times New Roman"/>
        </w:rPr>
        <w:t xml:space="preserve">Mr. Daniel Azongo (DZ) </w:t>
      </w:r>
      <w:r w:rsidR="006E44E5">
        <w:rPr>
          <w:rFonts w:ascii="Times New Roman" w:hAnsi="Times New Roman" w:cs="Times New Roman"/>
        </w:rPr>
        <w:t>led the development of an outline for the technical</w:t>
      </w:r>
      <w:r w:rsidR="008B66DC" w:rsidRPr="00A777F4">
        <w:rPr>
          <w:rFonts w:ascii="Times New Roman" w:hAnsi="Times New Roman" w:cs="Times New Roman"/>
        </w:rPr>
        <w:t xml:space="preserve"> report.</w:t>
      </w:r>
    </w:p>
    <w:p w14:paraId="10125B62" w14:textId="77777777" w:rsidR="00D1794D" w:rsidRPr="00A777F4" w:rsidRDefault="00D1794D" w:rsidP="00A726ED">
      <w:pPr>
        <w:pStyle w:val="Heading3"/>
        <w:spacing w:line="276" w:lineRule="auto"/>
        <w:rPr>
          <w:rFonts w:ascii="Times New Roman" w:hAnsi="Times New Roman" w:cs="Times New Roman"/>
          <w:sz w:val="24"/>
          <w:szCs w:val="24"/>
        </w:rPr>
      </w:pPr>
      <w:r w:rsidRPr="00A777F4">
        <w:rPr>
          <w:rFonts w:ascii="Times New Roman" w:hAnsi="Times New Roman" w:cs="Times New Roman"/>
          <w:sz w:val="24"/>
          <w:szCs w:val="24"/>
        </w:rPr>
        <w:t>Key Discussions and Concerns</w:t>
      </w:r>
    </w:p>
    <w:p w14:paraId="14CBE0C3" w14:textId="7E51DADB" w:rsidR="00D1794D" w:rsidRPr="00A777F4" w:rsidRDefault="00D1794D" w:rsidP="00A726ED">
      <w:pPr>
        <w:numPr>
          <w:ilvl w:val="0"/>
          <w:numId w:val="11"/>
        </w:numPr>
        <w:spacing w:line="276" w:lineRule="auto"/>
        <w:jc w:val="both"/>
        <w:rPr>
          <w:rFonts w:ascii="Times New Roman" w:hAnsi="Times New Roman" w:cs="Times New Roman"/>
        </w:rPr>
      </w:pPr>
      <w:r w:rsidRPr="00A777F4">
        <w:rPr>
          <w:rFonts w:ascii="Times New Roman" w:hAnsi="Times New Roman" w:cs="Times New Roman"/>
          <w:b/>
          <w:bCs/>
        </w:rPr>
        <w:t>Missing Place of Death Data</w:t>
      </w:r>
      <w:r w:rsidR="00D9513D" w:rsidRPr="00A777F4">
        <w:rPr>
          <w:rFonts w:ascii="Times New Roman" w:hAnsi="Times New Roman" w:cs="Times New Roman"/>
        </w:rPr>
        <w:t xml:space="preserve">: </w:t>
      </w:r>
      <w:r w:rsidR="00845F7C">
        <w:rPr>
          <w:rFonts w:ascii="Times New Roman" w:hAnsi="Times New Roman" w:cs="Times New Roman"/>
        </w:rPr>
        <w:t xml:space="preserve">The place of death was missing for some individuals </w:t>
      </w:r>
      <w:r w:rsidRPr="00A777F4">
        <w:rPr>
          <w:rFonts w:ascii="Times New Roman" w:hAnsi="Times New Roman" w:cs="Times New Roman"/>
        </w:rPr>
        <w:t>in the new dataset. This issue was observed mainly in recent years after migrating to the new system. It was noted that the place of death is recorded as text instead of a coded (categorical) format.</w:t>
      </w:r>
    </w:p>
    <w:p w14:paraId="29C8FCDE" w14:textId="42F4C211" w:rsidR="00D1794D" w:rsidRPr="00A777F4" w:rsidRDefault="00D1794D" w:rsidP="00A726ED">
      <w:pPr>
        <w:numPr>
          <w:ilvl w:val="0"/>
          <w:numId w:val="11"/>
        </w:numPr>
        <w:spacing w:line="276" w:lineRule="auto"/>
        <w:jc w:val="both"/>
        <w:rPr>
          <w:rFonts w:ascii="Times New Roman" w:hAnsi="Times New Roman" w:cs="Times New Roman"/>
        </w:rPr>
      </w:pPr>
      <w:r w:rsidRPr="00A777F4">
        <w:rPr>
          <w:rFonts w:ascii="Times New Roman" w:hAnsi="Times New Roman" w:cs="Times New Roman"/>
          <w:b/>
          <w:bCs/>
        </w:rPr>
        <w:t>In-Migration Data Discrepancy</w:t>
      </w:r>
      <w:r w:rsidR="00D9513D" w:rsidRPr="00A777F4">
        <w:rPr>
          <w:rFonts w:ascii="Times New Roman" w:hAnsi="Times New Roman" w:cs="Times New Roman"/>
        </w:rPr>
        <w:t xml:space="preserve">: </w:t>
      </w:r>
      <w:r w:rsidRPr="00A777F4">
        <w:rPr>
          <w:rFonts w:ascii="Times New Roman" w:hAnsi="Times New Roman" w:cs="Times New Roman"/>
        </w:rPr>
        <w:t>The new data recorded 438,691 in-migrations, while the old data had 499,676. This is concerning as the number should increase rather than decrease.</w:t>
      </w:r>
    </w:p>
    <w:p w14:paraId="06D55E9B" w14:textId="7884D045" w:rsidR="00D1794D" w:rsidRPr="00A777F4" w:rsidRDefault="00D1794D" w:rsidP="00A726ED">
      <w:pPr>
        <w:numPr>
          <w:ilvl w:val="0"/>
          <w:numId w:val="11"/>
        </w:numPr>
        <w:spacing w:line="276" w:lineRule="auto"/>
        <w:jc w:val="both"/>
        <w:rPr>
          <w:rFonts w:ascii="Times New Roman" w:hAnsi="Times New Roman" w:cs="Times New Roman"/>
        </w:rPr>
      </w:pPr>
      <w:r w:rsidRPr="00A777F4">
        <w:rPr>
          <w:rFonts w:ascii="Times New Roman" w:hAnsi="Times New Roman" w:cs="Times New Roman"/>
          <w:b/>
          <w:bCs/>
        </w:rPr>
        <w:t>Out-Migration Data Shortfall</w:t>
      </w:r>
      <w:r w:rsidR="00D9513D" w:rsidRPr="00A777F4">
        <w:rPr>
          <w:rFonts w:ascii="Times New Roman" w:hAnsi="Times New Roman" w:cs="Times New Roman"/>
        </w:rPr>
        <w:t xml:space="preserve">: </w:t>
      </w:r>
      <w:r w:rsidRPr="00A777F4">
        <w:rPr>
          <w:rFonts w:ascii="Times New Roman" w:hAnsi="Times New Roman" w:cs="Times New Roman"/>
        </w:rPr>
        <w:t>The new dataset</w:t>
      </w:r>
      <w:r w:rsidR="00DD3C95" w:rsidRPr="00A777F4">
        <w:rPr>
          <w:rFonts w:ascii="Times New Roman" w:hAnsi="Times New Roman" w:cs="Times New Roman"/>
        </w:rPr>
        <w:t xml:space="preserve"> (HDS explorer)</w:t>
      </w:r>
      <w:r w:rsidRPr="00A777F4">
        <w:rPr>
          <w:rFonts w:ascii="Times New Roman" w:hAnsi="Times New Roman" w:cs="Times New Roman"/>
        </w:rPr>
        <w:t xml:space="preserve"> </w:t>
      </w:r>
      <w:r w:rsidR="00DD3C95" w:rsidRPr="00A777F4">
        <w:rPr>
          <w:rFonts w:ascii="Times New Roman" w:hAnsi="Times New Roman" w:cs="Times New Roman"/>
        </w:rPr>
        <w:t xml:space="preserve">has </w:t>
      </w:r>
      <w:r w:rsidRPr="00A777F4">
        <w:rPr>
          <w:rFonts w:ascii="Times New Roman" w:hAnsi="Times New Roman" w:cs="Times New Roman"/>
        </w:rPr>
        <w:t>475,844 out-migrations, whereas the old data</w:t>
      </w:r>
      <w:r w:rsidR="00DD3C95" w:rsidRPr="00A777F4">
        <w:rPr>
          <w:rFonts w:ascii="Times New Roman" w:hAnsi="Times New Roman" w:cs="Times New Roman"/>
        </w:rPr>
        <w:t xml:space="preserve"> (HRS2)</w:t>
      </w:r>
      <w:r w:rsidRPr="00A777F4">
        <w:rPr>
          <w:rFonts w:ascii="Times New Roman" w:hAnsi="Times New Roman" w:cs="Times New Roman"/>
        </w:rPr>
        <w:t xml:space="preserve"> ha</w:t>
      </w:r>
      <w:r w:rsidR="00DD3C95" w:rsidRPr="00A777F4">
        <w:rPr>
          <w:rFonts w:ascii="Times New Roman" w:hAnsi="Times New Roman" w:cs="Times New Roman"/>
        </w:rPr>
        <w:t xml:space="preserve">s </w:t>
      </w:r>
      <w:r w:rsidRPr="00A777F4">
        <w:rPr>
          <w:rFonts w:ascii="Times New Roman" w:hAnsi="Times New Roman" w:cs="Times New Roman"/>
        </w:rPr>
        <w:t>541,962. Over 12% of data or individuals are missing in the new dataset.</w:t>
      </w:r>
    </w:p>
    <w:p w14:paraId="1A1BD579" w14:textId="219F3B72" w:rsidR="00D1794D" w:rsidRPr="00A777F4" w:rsidRDefault="00D1794D" w:rsidP="00A726ED">
      <w:pPr>
        <w:numPr>
          <w:ilvl w:val="0"/>
          <w:numId w:val="11"/>
        </w:numPr>
        <w:spacing w:line="276" w:lineRule="auto"/>
        <w:jc w:val="both"/>
        <w:rPr>
          <w:rFonts w:ascii="Times New Roman" w:hAnsi="Times New Roman" w:cs="Times New Roman"/>
        </w:rPr>
      </w:pPr>
      <w:r w:rsidRPr="00A777F4">
        <w:rPr>
          <w:rFonts w:ascii="Times New Roman" w:hAnsi="Times New Roman" w:cs="Times New Roman"/>
          <w:b/>
          <w:bCs/>
        </w:rPr>
        <w:t>Abnormally High In-Migration in 2023</w:t>
      </w:r>
      <w:r w:rsidR="00D9513D" w:rsidRPr="00A777F4">
        <w:rPr>
          <w:rFonts w:ascii="Times New Roman" w:hAnsi="Times New Roman" w:cs="Times New Roman"/>
        </w:rPr>
        <w:t xml:space="preserve">: </w:t>
      </w:r>
      <w:r w:rsidRPr="00A777F4">
        <w:rPr>
          <w:rFonts w:ascii="Times New Roman" w:hAnsi="Times New Roman" w:cs="Times New Roman"/>
        </w:rPr>
        <w:t>The 2023 data showed an unusually high in-migration of 29,677. This was due to field workers using the last visit date on CRBs as the migration date for individuals miss</w:t>
      </w:r>
      <w:r w:rsidR="00756430" w:rsidRPr="00A777F4">
        <w:rPr>
          <w:rFonts w:ascii="Times New Roman" w:hAnsi="Times New Roman" w:cs="Times New Roman"/>
        </w:rPr>
        <w:t>ing</w:t>
      </w:r>
      <w:r w:rsidRPr="00A777F4">
        <w:rPr>
          <w:rFonts w:ascii="Times New Roman" w:hAnsi="Times New Roman" w:cs="Times New Roman"/>
        </w:rPr>
        <w:t xml:space="preserve"> during the data migration process.</w:t>
      </w:r>
      <w:r w:rsidR="00756430" w:rsidRPr="00A777F4">
        <w:rPr>
          <w:rFonts w:ascii="Times New Roman" w:hAnsi="Times New Roman" w:cs="Times New Roman"/>
        </w:rPr>
        <w:t xml:space="preserve"> </w:t>
      </w:r>
      <w:r w:rsidRPr="00A777F4">
        <w:rPr>
          <w:rFonts w:ascii="Times New Roman" w:hAnsi="Times New Roman" w:cs="Times New Roman"/>
        </w:rPr>
        <w:t>It was suggested to retrieve individuals whose migration reason is “Return to DSS” and reconstruct them into the system without filling a migration form, as these individuals never actually migrated.</w:t>
      </w:r>
    </w:p>
    <w:p w14:paraId="75B73459" w14:textId="5A9ADC89" w:rsidR="007B7701" w:rsidRDefault="00D1794D" w:rsidP="00A726ED">
      <w:pPr>
        <w:numPr>
          <w:ilvl w:val="0"/>
          <w:numId w:val="11"/>
        </w:numPr>
        <w:spacing w:line="276" w:lineRule="auto"/>
        <w:jc w:val="both"/>
        <w:rPr>
          <w:rFonts w:ascii="Times New Roman" w:hAnsi="Times New Roman" w:cs="Times New Roman"/>
        </w:rPr>
      </w:pPr>
      <w:r w:rsidRPr="00A777F4">
        <w:rPr>
          <w:rFonts w:ascii="Times New Roman" w:hAnsi="Times New Roman" w:cs="Times New Roman"/>
          <w:b/>
          <w:bCs/>
        </w:rPr>
        <w:t>Incorrect Number of Clusters</w:t>
      </w:r>
      <w:r w:rsidR="00ED0C65" w:rsidRPr="00A777F4">
        <w:rPr>
          <w:rFonts w:ascii="Times New Roman" w:hAnsi="Times New Roman" w:cs="Times New Roman"/>
        </w:rPr>
        <w:t xml:space="preserve">: </w:t>
      </w:r>
      <w:r w:rsidRPr="00A777F4">
        <w:rPr>
          <w:rFonts w:ascii="Times New Roman" w:hAnsi="Times New Roman" w:cs="Times New Roman"/>
        </w:rPr>
        <w:t>The new dataset contains 250 clusters at Hierarchy4, which is incorrect.</w:t>
      </w:r>
      <w:r w:rsidR="00523F19">
        <w:rPr>
          <w:rFonts w:ascii="Times New Roman" w:hAnsi="Times New Roman" w:cs="Times New Roman"/>
        </w:rPr>
        <w:t xml:space="preserve"> The old data from the HRS2 contains 247 clusters.</w:t>
      </w:r>
    </w:p>
    <w:p w14:paraId="4668F43F" w14:textId="77777777" w:rsidR="001A58DC" w:rsidRDefault="001A58DC" w:rsidP="001A58DC">
      <w:pPr>
        <w:spacing w:line="276" w:lineRule="auto"/>
        <w:ind w:left="720"/>
        <w:jc w:val="both"/>
        <w:rPr>
          <w:ins w:id="0" w:author="Timothy Awine" w:date="2025-03-23T14:28:00Z" w16du:dateUtc="2025-03-23T14:28:00Z"/>
          <w:rFonts w:ascii="Times New Roman" w:hAnsi="Times New Roman" w:cs="Times New Roman"/>
        </w:rPr>
      </w:pPr>
    </w:p>
    <w:p w14:paraId="77083818" w14:textId="77777777" w:rsidR="001A081E" w:rsidRPr="00A777F4" w:rsidRDefault="001A081E" w:rsidP="001A58DC">
      <w:pPr>
        <w:spacing w:line="276" w:lineRule="auto"/>
        <w:ind w:left="720"/>
        <w:jc w:val="both"/>
        <w:rPr>
          <w:rFonts w:ascii="Times New Roman" w:hAnsi="Times New Roman" w:cs="Times New Roman"/>
        </w:rPr>
      </w:pPr>
    </w:p>
    <w:p w14:paraId="6C9EDAA3" w14:textId="24874D8F" w:rsidR="00D162C0" w:rsidRPr="00A777F4" w:rsidRDefault="00D162C0" w:rsidP="00A726ED">
      <w:pPr>
        <w:pStyle w:val="Heading2"/>
        <w:spacing w:line="276" w:lineRule="auto"/>
        <w:jc w:val="center"/>
        <w:rPr>
          <w:rFonts w:ascii="Times New Roman" w:hAnsi="Times New Roman" w:cs="Times New Roman"/>
          <w:u w:val="single"/>
        </w:rPr>
      </w:pPr>
      <w:r w:rsidRPr="00A777F4">
        <w:rPr>
          <w:rFonts w:ascii="Times New Roman" w:hAnsi="Times New Roman" w:cs="Times New Roman"/>
          <w:u w:val="single"/>
        </w:rPr>
        <w:lastRenderedPageBreak/>
        <w:t>REPORT ON THE BUILSA HDSS</w:t>
      </w:r>
    </w:p>
    <w:p w14:paraId="01D8E071" w14:textId="2A87D52B" w:rsidR="00D162C0" w:rsidRDefault="00D162C0" w:rsidP="00A726ED">
      <w:pPr>
        <w:pStyle w:val="Heading3"/>
        <w:spacing w:line="276" w:lineRule="auto"/>
        <w:rPr>
          <w:rFonts w:ascii="Times New Roman" w:hAnsi="Times New Roman" w:cs="Times New Roman"/>
        </w:rPr>
      </w:pPr>
      <w:r w:rsidRPr="00A777F4">
        <w:rPr>
          <w:rFonts w:ascii="Times New Roman" w:hAnsi="Times New Roman" w:cs="Times New Roman"/>
        </w:rPr>
        <w:t>Background</w:t>
      </w:r>
    </w:p>
    <w:p w14:paraId="1147CD11" w14:textId="439E9615" w:rsidR="001A58DC" w:rsidRPr="009A37C1" w:rsidRDefault="003A148C" w:rsidP="003A148C">
      <w:pPr>
        <w:jc w:val="both"/>
        <w:rPr>
          <w:rFonts w:ascii="Times New Roman" w:hAnsi="Times New Roman" w:cs="Times New Roman"/>
        </w:rPr>
      </w:pPr>
      <w:r>
        <w:rPr>
          <w:rFonts w:ascii="Times New Roman" w:hAnsi="Times New Roman" w:cs="Times New Roman"/>
        </w:rPr>
        <w:t>The baseline for establishing the BHDSS was conducted in 2017 and 2018</w:t>
      </w:r>
      <w:r w:rsidR="00EF37F1">
        <w:rPr>
          <w:rFonts w:ascii="Times New Roman" w:hAnsi="Times New Roman" w:cs="Times New Roman"/>
        </w:rPr>
        <w:t>,</w:t>
      </w:r>
      <w:r>
        <w:rPr>
          <w:rFonts w:ascii="Times New Roman" w:hAnsi="Times New Roman" w:cs="Times New Roman"/>
        </w:rPr>
        <w:t xml:space="preserve"> </w:t>
      </w:r>
      <w:r w:rsidR="00EF37F1">
        <w:rPr>
          <w:rFonts w:ascii="Times New Roman" w:hAnsi="Times New Roman" w:cs="Times New Roman"/>
        </w:rPr>
        <w:t>covering both the Builsa North and South Districts</w:t>
      </w:r>
      <w:r>
        <w:rPr>
          <w:rFonts w:ascii="Times New Roman" w:hAnsi="Times New Roman" w:cs="Times New Roman"/>
        </w:rPr>
        <w:t>. However, it was not until 2019 that the first round of data updates was carried out. This data update also extended the BHDSS coverage areas to include approximately four communities in the North</w:t>
      </w:r>
      <w:r w:rsidR="00C92BE1">
        <w:rPr>
          <w:rFonts w:ascii="Times New Roman" w:hAnsi="Times New Roman" w:cs="Times New Roman"/>
        </w:rPr>
        <w:t>-E</w:t>
      </w:r>
      <w:r>
        <w:rPr>
          <w:rFonts w:ascii="Times New Roman" w:hAnsi="Times New Roman" w:cs="Times New Roman"/>
        </w:rPr>
        <w:t xml:space="preserve">ast District. It was </w:t>
      </w:r>
      <w:r w:rsidR="00C92BE1">
        <w:rPr>
          <w:rFonts w:ascii="Times New Roman" w:hAnsi="Times New Roman" w:cs="Times New Roman"/>
        </w:rPr>
        <w:t xml:space="preserve">also </w:t>
      </w:r>
      <w:r>
        <w:rPr>
          <w:rFonts w:ascii="Times New Roman" w:hAnsi="Times New Roman" w:cs="Times New Roman"/>
        </w:rPr>
        <w:t>during th</w:t>
      </w:r>
      <w:r w:rsidR="00C92BE1">
        <w:rPr>
          <w:rFonts w:ascii="Times New Roman" w:hAnsi="Times New Roman" w:cs="Times New Roman"/>
        </w:rPr>
        <w:t>is</w:t>
      </w:r>
      <w:r>
        <w:rPr>
          <w:rFonts w:ascii="Times New Roman" w:hAnsi="Times New Roman" w:cs="Times New Roman"/>
        </w:rPr>
        <w:t xml:space="preserve"> first round of data updates that electronic data capturing system (</w:t>
      </w:r>
      <w:proofErr w:type="spellStart"/>
      <w:r>
        <w:rPr>
          <w:rFonts w:ascii="Times New Roman" w:hAnsi="Times New Roman" w:cs="Times New Roman"/>
        </w:rPr>
        <w:t>OpenHDSS</w:t>
      </w:r>
      <w:proofErr w:type="spellEnd"/>
      <w:r>
        <w:rPr>
          <w:rFonts w:ascii="Times New Roman" w:hAnsi="Times New Roman" w:cs="Times New Roman"/>
        </w:rPr>
        <w:t>) w</w:t>
      </w:r>
      <w:r w:rsidR="00801F3C">
        <w:rPr>
          <w:rFonts w:ascii="Times New Roman" w:hAnsi="Times New Roman" w:cs="Times New Roman"/>
        </w:rPr>
        <w:t>as</w:t>
      </w:r>
      <w:r>
        <w:rPr>
          <w:rFonts w:ascii="Times New Roman" w:hAnsi="Times New Roman" w:cs="Times New Roman"/>
        </w:rPr>
        <w:t xml:space="preserve"> </w:t>
      </w:r>
      <w:r w:rsidR="00801F3C">
        <w:rPr>
          <w:rFonts w:ascii="Times New Roman" w:hAnsi="Times New Roman" w:cs="Times New Roman"/>
        </w:rPr>
        <w:t>d</w:t>
      </w:r>
      <w:r>
        <w:rPr>
          <w:rFonts w:ascii="Times New Roman" w:hAnsi="Times New Roman" w:cs="Times New Roman"/>
        </w:rPr>
        <w:t>eployed to collect data.</w:t>
      </w:r>
      <w:r w:rsidR="00520B3F">
        <w:rPr>
          <w:rFonts w:ascii="Times New Roman" w:hAnsi="Times New Roman" w:cs="Times New Roman"/>
        </w:rPr>
        <w:t xml:space="preserve"> </w:t>
      </w:r>
      <w:r w:rsidR="00B347BA">
        <w:rPr>
          <w:rFonts w:ascii="Times New Roman" w:hAnsi="Times New Roman" w:cs="Times New Roman"/>
        </w:rPr>
        <w:t xml:space="preserve">Although seven rounds of data updates have been collected, there has been no systematic analysis of the data to assess its quality, nor has a report been written </w:t>
      </w:r>
      <w:r w:rsidR="00EF37F1">
        <w:rPr>
          <w:rFonts w:ascii="Times New Roman" w:hAnsi="Times New Roman" w:cs="Times New Roman"/>
        </w:rPr>
        <w:t xml:space="preserve">to highlight the socio-demographic profile of the </w:t>
      </w:r>
      <w:r w:rsidR="00B347BA">
        <w:rPr>
          <w:rFonts w:ascii="Times New Roman" w:hAnsi="Times New Roman" w:cs="Times New Roman"/>
        </w:rPr>
        <w:t>area</w:t>
      </w:r>
      <w:r w:rsidR="00EF37F1">
        <w:rPr>
          <w:rFonts w:ascii="Times New Roman" w:hAnsi="Times New Roman" w:cs="Times New Roman"/>
        </w:rPr>
        <w:t xml:space="preserve">. </w:t>
      </w:r>
      <w:r w:rsidR="00D250B3">
        <w:rPr>
          <w:rFonts w:ascii="Times New Roman" w:hAnsi="Times New Roman" w:cs="Times New Roman"/>
        </w:rPr>
        <w:t xml:space="preserve"> </w:t>
      </w:r>
    </w:p>
    <w:p w14:paraId="5C4EADE3" w14:textId="3CEB0ECB" w:rsidR="00D1794D" w:rsidRPr="00A777F4" w:rsidRDefault="00D63118" w:rsidP="00336E14">
      <w:pPr>
        <w:pStyle w:val="Heading3"/>
        <w:rPr>
          <w:rFonts w:ascii="Times New Roman" w:hAnsi="Times New Roman" w:cs="Times New Roman"/>
          <w:sz w:val="24"/>
          <w:szCs w:val="24"/>
        </w:rPr>
      </w:pPr>
      <w:r w:rsidRPr="00A777F4">
        <w:rPr>
          <w:rFonts w:ascii="Times New Roman" w:hAnsi="Times New Roman" w:cs="Times New Roman"/>
          <w:sz w:val="24"/>
          <w:szCs w:val="24"/>
        </w:rPr>
        <w:t>BDHSS (Bulisa data issues)</w:t>
      </w:r>
    </w:p>
    <w:p w14:paraId="7D5CF294" w14:textId="3C0523CC" w:rsidR="00D1794D"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Residency Table Inconsistencies</w:t>
      </w:r>
      <w:r w:rsidR="00ED0C65" w:rsidRPr="00A777F4">
        <w:rPr>
          <w:rFonts w:ascii="Times New Roman" w:hAnsi="Times New Roman" w:cs="Times New Roman"/>
        </w:rPr>
        <w:t xml:space="preserve">: </w:t>
      </w:r>
      <w:r w:rsidRPr="00A777F4">
        <w:rPr>
          <w:rFonts w:ascii="Times New Roman" w:hAnsi="Times New Roman" w:cs="Times New Roman"/>
        </w:rPr>
        <w:t>Some individuals have end-date</w:t>
      </w:r>
      <w:r w:rsidR="00ED0C65" w:rsidRPr="00A777F4">
        <w:rPr>
          <w:rFonts w:ascii="Times New Roman" w:hAnsi="Times New Roman" w:cs="Times New Roman"/>
        </w:rPr>
        <w:t>s</w:t>
      </w:r>
      <w:r w:rsidRPr="00A777F4">
        <w:rPr>
          <w:rFonts w:ascii="Times New Roman" w:hAnsi="Times New Roman" w:cs="Times New Roman"/>
        </w:rPr>
        <w:t xml:space="preserve"> before their start-dates.</w:t>
      </w:r>
      <w:r w:rsidR="00ED0C65" w:rsidRPr="00A777F4">
        <w:rPr>
          <w:rFonts w:ascii="Times New Roman" w:hAnsi="Times New Roman" w:cs="Times New Roman"/>
        </w:rPr>
        <w:t xml:space="preserve"> </w:t>
      </w:r>
      <w:r w:rsidRPr="00A777F4">
        <w:rPr>
          <w:rFonts w:ascii="Times New Roman" w:hAnsi="Times New Roman" w:cs="Times New Roman"/>
        </w:rPr>
        <w:t>Some end-dates appear only a few days after enumeration, which is incorrect.</w:t>
      </w:r>
    </w:p>
    <w:p w14:paraId="4A8A93FF" w14:textId="08718AFD" w:rsidR="00D1794D" w:rsidRPr="00A777F4" w:rsidRDefault="00D1794D" w:rsidP="00A726ED">
      <w:pPr>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Inconsistencies in Start and End Data</w:t>
      </w:r>
      <w:r w:rsidR="00ED0C65" w:rsidRPr="00A777F4">
        <w:rPr>
          <w:rFonts w:ascii="Times New Roman" w:hAnsi="Times New Roman" w:cs="Times New Roman"/>
        </w:rPr>
        <w:t xml:space="preserve">: </w:t>
      </w:r>
      <w:r w:rsidRPr="00A777F4">
        <w:rPr>
          <w:rFonts w:ascii="Times New Roman" w:hAnsi="Times New Roman" w:cs="Times New Roman"/>
        </w:rPr>
        <w:t>29 individuals in the Builsa data have inconsistencies in start-type, end-type, start-date, and end-date.</w:t>
      </w:r>
    </w:p>
    <w:p w14:paraId="1246A1AB" w14:textId="6CC72105" w:rsidR="00D1794D" w:rsidRPr="00A777F4" w:rsidRDefault="00D1794D" w:rsidP="00A726ED">
      <w:pPr>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Migration Data Issues</w:t>
      </w:r>
      <w:r w:rsidR="00ED0C65" w:rsidRPr="00A777F4">
        <w:rPr>
          <w:rFonts w:ascii="Times New Roman" w:hAnsi="Times New Roman" w:cs="Times New Roman"/>
        </w:rPr>
        <w:t>: T</w:t>
      </w:r>
      <w:r w:rsidRPr="00A777F4">
        <w:rPr>
          <w:rFonts w:ascii="Times New Roman" w:hAnsi="Times New Roman" w:cs="Times New Roman"/>
        </w:rPr>
        <w:t>he migration records do not indicate whether migration is internal or external.</w:t>
      </w:r>
    </w:p>
    <w:p w14:paraId="48AA2D1D" w14:textId="31EA1F50" w:rsidR="00D1794D" w:rsidRPr="00A777F4" w:rsidRDefault="00D1794D" w:rsidP="00A726ED">
      <w:pPr>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Missing Place of Birth Data</w:t>
      </w:r>
      <w:r w:rsidR="00ED0C65" w:rsidRPr="00A777F4">
        <w:rPr>
          <w:rFonts w:ascii="Times New Roman" w:hAnsi="Times New Roman" w:cs="Times New Roman"/>
        </w:rPr>
        <w:t xml:space="preserve">: </w:t>
      </w:r>
      <w:r w:rsidRPr="00A777F4">
        <w:rPr>
          <w:rFonts w:ascii="Times New Roman" w:hAnsi="Times New Roman" w:cs="Times New Roman"/>
        </w:rPr>
        <w:t>Total recorded births are 9,912, but only 9,903 have a recorded place of birth, leaving 9 missing.</w:t>
      </w:r>
    </w:p>
    <w:p w14:paraId="3F7A8C1E" w14:textId="57C23ADF" w:rsidR="00D1794D"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Questionnaire Differences</w:t>
      </w:r>
      <w:r w:rsidR="00ED0C65" w:rsidRPr="00A777F4">
        <w:rPr>
          <w:rFonts w:ascii="Times New Roman" w:hAnsi="Times New Roman" w:cs="Times New Roman"/>
          <w:b/>
          <w:bCs/>
        </w:rPr>
        <w:t xml:space="preserve">: </w:t>
      </w:r>
      <w:r w:rsidRPr="00A777F4">
        <w:rPr>
          <w:rFonts w:ascii="Times New Roman" w:hAnsi="Times New Roman" w:cs="Times New Roman"/>
        </w:rPr>
        <w:t>Clarification was needed on whether the data collection questionnaires for Builsa differed from those used in Navrongo.</w:t>
      </w:r>
    </w:p>
    <w:p w14:paraId="4A646DF3" w14:textId="36F73876" w:rsidR="00D1794D"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Need for a Manual</w:t>
      </w:r>
      <w:r w:rsidR="00ED0C65" w:rsidRPr="00A777F4">
        <w:rPr>
          <w:rFonts w:ascii="Times New Roman" w:hAnsi="Times New Roman" w:cs="Times New Roman"/>
          <w:b/>
          <w:bCs/>
        </w:rPr>
        <w:t xml:space="preserve">: </w:t>
      </w:r>
      <w:r w:rsidRPr="00A777F4">
        <w:rPr>
          <w:rFonts w:ascii="Times New Roman" w:hAnsi="Times New Roman" w:cs="Times New Roman"/>
        </w:rPr>
        <w:t>A suggestion was made to develop a manual describing the variables and field operations.</w:t>
      </w:r>
    </w:p>
    <w:p w14:paraId="09DADFF8" w14:textId="1E8B51C2" w:rsidR="00D1794D"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Mismatch Between Births and Pregnancy Outcomes</w:t>
      </w:r>
    </w:p>
    <w:p w14:paraId="15C10747" w14:textId="2E7B6970" w:rsidR="00D1794D" w:rsidRPr="00A777F4" w:rsidRDefault="00D1794D" w:rsidP="00A726ED">
      <w:pPr>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Pregnancy Outcome Table Issues</w:t>
      </w:r>
      <w:r w:rsidR="00ED0C65" w:rsidRPr="00A777F4">
        <w:rPr>
          <w:rFonts w:ascii="Times New Roman" w:hAnsi="Times New Roman" w:cs="Times New Roman"/>
        </w:rPr>
        <w:t xml:space="preserve">: </w:t>
      </w:r>
      <w:r w:rsidRPr="00A777F4">
        <w:rPr>
          <w:rFonts w:ascii="Times New Roman" w:hAnsi="Times New Roman" w:cs="Times New Roman"/>
        </w:rPr>
        <w:t>The table does not indicate outcome types such as stillbirths or abortions.</w:t>
      </w:r>
    </w:p>
    <w:p w14:paraId="3999DE36" w14:textId="2B684BED" w:rsidR="00D1794D"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Name Inconsistencies</w:t>
      </w:r>
      <w:r w:rsidR="00ED0C65" w:rsidRPr="00A777F4">
        <w:rPr>
          <w:rFonts w:ascii="Times New Roman" w:hAnsi="Times New Roman" w:cs="Times New Roman"/>
        </w:rPr>
        <w:t xml:space="preserve">: </w:t>
      </w:r>
      <w:r w:rsidRPr="00A777F4">
        <w:rPr>
          <w:rFonts w:ascii="Times New Roman" w:hAnsi="Times New Roman" w:cs="Times New Roman"/>
        </w:rPr>
        <w:t>Some last names, particularly of wives, were interchanged with first names.</w:t>
      </w:r>
    </w:p>
    <w:p w14:paraId="01DCE8C4" w14:textId="77777777" w:rsidR="00A13439"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Missing Cause of Death Data</w:t>
      </w:r>
      <w:r w:rsidR="00ED0C65" w:rsidRPr="00A777F4">
        <w:rPr>
          <w:rFonts w:ascii="Times New Roman" w:hAnsi="Times New Roman" w:cs="Times New Roman"/>
        </w:rPr>
        <w:t xml:space="preserve">: </w:t>
      </w:r>
      <w:r w:rsidRPr="00A777F4">
        <w:rPr>
          <w:rFonts w:ascii="Times New Roman" w:hAnsi="Times New Roman" w:cs="Times New Roman"/>
        </w:rPr>
        <w:t>No cause of death is recorded in the death table</w:t>
      </w:r>
      <w:r w:rsidR="00A13439" w:rsidRPr="00A777F4">
        <w:rPr>
          <w:rFonts w:ascii="Times New Roman" w:hAnsi="Times New Roman" w:cs="Times New Roman"/>
        </w:rPr>
        <w:t>.</w:t>
      </w:r>
    </w:p>
    <w:p w14:paraId="05348348" w14:textId="283DA578" w:rsidR="00B57120" w:rsidRDefault="00D1794D" w:rsidP="00A726ED">
      <w:pPr>
        <w:pStyle w:val="ListParagraph"/>
        <w:numPr>
          <w:ilvl w:val="0"/>
          <w:numId w:val="12"/>
        </w:numPr>
        <w:spacing w:line="276" w:lineRule="auto"/>
        <w:jc w:val="both"/>
        <w:rPr>
          <w:ins w:id="1" w:author="Timothy Awine" w:date="2025-03-23T14:28:00Z" w16du:dateUtc="2025-03-23T14:28:00Z"/>
          <w:rFonts w:ascii="Times New Roman" w:hAnsi="Times New Roman" w:cs="Times New Roman"/>
        </w:rPr>
      </w:pPr>
      <w:r w:rsidRPr="00A777F4">
        <w:rPr>
          <w:rFonts w:ascii="Times New Roman" w:hAnsi="Times New Roman" w:cs="Times New Roman"/>
          <w:b/>
          <w:bCs/>
        </w:rPr>
        <w:t>Low Under-Five Mortality Rates</w:t>
      </w:r>
      <w:r w:rsidR="00ED0C65" w:rsidRPr="00A777F4">
        <w:rPr>
          <w:rFonts w:ascii="Times New Roman" w:hAnsi="Times New Roman" w:cs="Times New Roman"/>
        </w:rPr>
        <w:t xml:space="preserve">: </w:t>
      </w:r>
      <w:r w:rsidRPr="00A777F4">
        <w:rPr>
          <w:rFonts w:ascii="Times New Roman" w:hAnsi="Times New Roman" w:cs="Times New Roman"/>
        </w:rPr>
        <w:t>The calculated under-five mortality rates appear very low:</w:t>
      </w:r>
    </w:p>
    <w:p w14:paraId="47932330" w14:textId="77777777" w:rsidR="001A081E" w:rsidRDefault="001A081E" w:rsidP="001A081E">
      <w:pPr>
        <w:spacing w:line="276" w:lineRule="auto"/>
        <w:jc w:val="both"/>
        <w:rPr>
          <w:ins w:id="2" w:author="Timothy Awine" w:date="2025-03-23T14:28:00Z" w16du:dateUtc="2025-03-23T14:28:00Z"/>
          <w:rFonts w:ascii="Times New Roman" w:hAnsi="Times New Roman" w:cs="Times New Roman"/>
        </w:rPr>
      </w:pPr>
    </w:p>
    <w:p w14:paraId="1512D127" w14:textId="77777777" w:rsidR="001A081E" w:rsidRDefault="001A081E" w:rsidP="001A081E">
      <w:pPr>
        <w:spacing w:line="276" w:lineRule="auto"/>
        <w:jc w:val="both"/>
        <w:rPr>
          <w:ins w:id="3" w:author="Timothy Awine" w:date="2025-03-23T14:28:00Z" w16du:dateUtc="2025-03-23T14:28:00Z"/>
          <w:rFonts w:ascii="Times New Roman" w:hAnsi="Times New Roman" w:cs="Times New Roman"/>
        </w:rPr>
      </w:pPr>
    </w:p>
    <w:p w14:paraId="5ED125A6" w14:textId="77777777" w:rsidR="001A081E" w:rsidRPr="001A081E" w:rsidRDefault="001A081E" w:rsidP="001A081E">
      <w:pPr>
        <w:spacing w:line="276" w:lineRule="auto"/>
        <w:jc w:val="both"/>
        <w:rPr>
          <w:rFonts w:ascii="Times New Roman" w:hAnsi="Times New Roman" w:cs="Times New Roman"/>
          <w:rPrChange w:id="4" w:author="Timothy Awine" w:date="2025-03-23T14:28:00Z" w16du:dateUtc="2025-03-23T14:28:00Z">
            <w:rPr/>
          </w:rPrChange>
        </w:rPr>
        <w:pPrChange w:id="5" w:author="Timothy Awine" w:date="2025-03-23T14:28:00Z" w16du:dateUtc="2025-03-23T14:28:00Z">
          <w:pPr>
            <w:pStyle w:val="ListParagraph"/>
            <w:numPr>
              <w:numId w:val="12"/>
            </w:numPr>
            <w:tabs>
              <w:tab w:val="num" w:pos="720"/>
            </w:tabs>
            <w:spacing w:line="276" w:lineRule="auto"/>
            <w:ind w:hanging="360"/>
            <w:jc w:val="both"/>
          </w:pPr>
        </w:pPrChange>
      </w:pPr>
    </w:p>
    <w:p w14:paraId="6B8178E1" w14:textId="4865C315" w:rsidR="006F3E57" w:rsidRPr="00A777F4" w:rsidRDefault="00B9041A" w:rsidP="00A726ED">
      <w:pPr>
        <w:spacing w:line="276" w:lineRule="auto"/>
        <w:jc w:val="both"/>
        <w:rPr>
          <w:rFonts w:ascii="Times New Roman" w:hAnsi="Times New Roman" w:cs="Times New Roman"/>
        </w:rPr>
      </w:pPr>
      <w:r w:rsidRPr="00A777F4">
        <w:rPr>
          <w:rFonts w:ascii="Times New Roman" w:hAnsi="Times New Roman" w:cs="Times New Roman"/>
        </w:rPr>
        <w:lastRenderedPageBreak/>
        <w:t xml:space="preserve">                     </w:t>
      </w:r>
      <w:r w:rsidR="006F3E57" w:rsidRPr="00A777F4">
        <w:rPr>
          <w:rFonts w:ascii="Times New Roman" w:hAnsi="Times New Roman" w:cs="Times New Roman"/>
        </w:rPr>
        <w:t xml:space="preserve">Table 1: </w:t>
      </w:r>
      <w:r w:rsidR="000D04EC" w:rsidRPr="00A777F4">
        <w:rPr>
          <w:rFonts w:ascii="Times New Roman" w:hAnsi="Times New Roman" w:cs="Times New Roman"/>
        </w:rPr>
        <w:t>Under-five</w:t>
      </w:r>
      <w:r w:rsidR="006F3E57" w:rsidRPr="00A777F4">
        <w:rPr>
          <w:rFonts w:ascii="Times New Roman" w:hAnsi="Times New Roman" w:cs="Times New Roman"/>
        </w:rPr>
        <w:t xml:space="preserve"> mortality rates </w:t>
      </w:r>
      <w:r w:rsidR="000D04EC" w:rsidRPr="00A777F4">
        <w:rPr>
          <w:rFonts w:ascii="Times New Roman" w:hAnsi="Times New Roman" w:cs="Times New Roman"/>
        </w:rPr>
        <w:t>for BHDSS from 2019 - 2024</w:t>
      </w:r>
    </w:p>
    <w:tbl>
      <w:tblPr>
        <w:tblStyle w:val="TableGrid"/>
        <w:tblW w:w="0" w:type="auto"/>
        <w:tblInd w:w="720" w:type="dxa"/>
        <w:tblLook w:val="04A0" w:firstRow="1" w:lastRow="0" w:firstColumn="1" w:lastColumn="0" w:noHBand="0" w:noVBand="1"/>
      </w:tblPr>
      <w:tblGrid>
        <w:gridCol w:w="2142"/>
        <w:gridCol w:w="2170"/>
        <w:gridCol w:w="2163"/>
        <w:gridCol w:w="2155"/>
      </w:tblGrid>
      <w:tr w:rsidR="00D1794D" w:rsidRPr="00A777F4" w14:paraId="3CCA144D" w14:textId="77777777" w:rsidTr="00811F74">
        <w:tc>
          <w:tcPr>
            <w:tcW w:w="2142" w:type="dxa"/>
          </w:tcPr>
          <w:p w14:paraId="34BAAC60" w14:textId="77777777" w:rsidR="00D1794D" w:rsidRPr="00A777F4" w:rsidRDefault="00D1794D" w:rsidP="00A726ED">
            <w:pPr>
              <w:pStyle w:val="ListParagraph"/>
              <w:spacing w:line="276" w:lineRule="auto"/>
              <w:ind w:left="0"/>
              <w:jc w:val="both"/>
              <w:rPr>
                <w:rFonts w:ascii="Times New Roman" w:hAnsi="Times New Roman" w:cs="Times New Roman"/>
                <w:b/>
                <w:bCs/>
              </w:rPr>
            </w:pPr>
            <w:r w:rsidRPr="00A777F4">
              <w:rPr>
                <w:rFonts w:ascii="Times New Roman" w:hAnsi="Times New Roman" w:cs="Times New Roman"/>
                <w:b/>
                <w:bCs/>
              </w:rPr>
              <w:t>Year</w:t>
            </w:r>
          </w:p>
        </w:tc>
        <w:tc>
          <w:tcPr>
            <w:tcW w:w="2170" w:type="dxa"/>
          </w:tcPr>
          <w:p w14:paraId="7873B4BD" w14:textId="77777777" w:rsidR="00D1794D" w:rsidRPr="00A777F4" w:rsidRDefault="00D1794D" w:rsidP="00A726ED">
            <w:pPr>
              <w:pStyle w:val="ListParagraph"/>
              <w:spacing w:line="276" w:lineRule="auto"/>
              <w:ind w:left="0"/>
              <w:jc w:val="both"/>
              <w:rPr>
                <w:rFonts w:ascii="Times New Roman" w:hAnsi="Times New Roman" w:cs="Times New Roman"/>
                <w:b/>
                <w:bCs/>
              </w:rPr>
            </w:pPr>
            <w:r w:rsidRPr="00A777F4">
              <w:rPr>
                <w:rFonts w:ascii="Times New Roman" w:hAnsi="Times New Roman" w:cs="Times New Roman"/>
                <w:b/>
                <w:bCs/>
              </w:rPr>
              <w:t>Deaths</w:t>
            </w:r>
          </w:p>
        </w:tc>
        <w:tc>
          <w:tcPr>
            <w:tcW w:w="2163" w:type="dxa"/>
          </w:tcPr>
          <w:p w14:paraId="09E9BD03" w14:textId="77777777" w:rsidR="00D1794D" w:rsidRPr="00A777F4" w:rsidRDefault="00D1794D" w:rsidP="00A726ED">
            <w:pPr>
              <w:pStyle w:val="ListParagraph"/>
              <w:spacing w:line="276" w:lineRule="auto"/>
              <w:ind w:left="0"/>
              <w:jc w:val="both"/>
              <w:rPr>
                <w:rFonts w:ascii="Times New Roman" w:hAnsi="Times New Roman" w:cs="Times New Roman"/>
                <w:b/>
                <w:bCs/>
              </w:rPr>
            </w:pPr>
            <w:r w:rsidRPr="00A777F4">
              <w:rPr>
                <w:rFonts w:ascii="Times New Roman" w:hAnsi="Times New Roman" w:cs="Times New Roman"/>
                <w:b/>
                <w:bCs/>
              </w:rPr>
              <w:t>Births</w:t>
            </w:r>
          </w:p>
        </w:tc>
        <w:tc>
          <w:tcPr>
            <w:tcW w:w="2155" w:type="dxa"/>
          </w:tcPr>
          <w:p w14:paraId="6704C36D" w14:textId="77777777" w:rsidR="00D1794D" w:rsidRPr="00A777F4" w:rsidRDefault="00D1794D" w:rsidP="00A726ED">
            <w:pPr>
              <w:pStyle w:val="ListParagraph"/>
              <w:spacing w:line="276" w:lineRule="auto"/>
              <w:ind w:left="0"/>
              <w:jc w:val="both"/>
              <w:rPr>
                <w:rFonts w:ascii="Times New Roman" w:hAnsi="Times New Roman" w:cs="Times New Roman"/>
                <w:b/>
                <w:bCs/>
              </w:rPr>
            </w:pPr>
            <w:r w:rsidRPr="00A777F4">
              <w:rPr>
                <w:rFonts w:ascii="Times New Roman" w:hAnsi="Times New Roman" w:cs="Times New Roman"/>
                <w:b/>
                <w:bCs/>
              </w:rPr>
              <w:t>Rates</w:t>
            </w:r>
          </w:p>
        </w:tc>
      </w:tr>
      <w:tr w:rsidR="00D1794D" w:rsidRPr="00A777F4" w14:paraId="23248463" w14:textId="77777777" w:rsidTr="00811F74">
        <w:tc>
          <w:tcPr>
            <w:tcW w:w="2142" w:type="dxa"/>
          </w:tcPr>
          <w:p w14:paraId="2F79906F"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2019</w:t>
            </w:r>
          </w:p>
        </w:tc>
        <w:tc>
          <w:tcPr>
            <w:tcW w:w="2170" w:type="dxa"/>
          </w:tcPr>
          <w:p w14:paraId="65A6D095"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11</w:t>
            </w:r>
          </w:p>
        </w:tc>
        <w:tc>
          <w:tcPr>
            <w:tcW w:w="2163" w:type="dxa"/>
          </w:tcPr>
          <w:p w14:paraId="4B9CD14D"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1,659</w:t>
            </w:r>
          </w:p>
        </w:tc>
        <w:tc>
          <w:tcPr>
            <w:tcW w:w="2155" w:type="dxa"/>
          </w:tcPr>
          <w:p w14:paraId="5A164366"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6.6</w:t>
            </w:r>
          </w:p>
        </w:tc>
      </w:tr>
      <w:tr w:rsidR="00D1794D" w:rsidRPr="00A777F4" w14:paraId="463790E9" w14:textId="77777777" w:rsidTr="00811F74">
        <w:tc>
          <w:tcPr>
            <w:tcW w:w="2142" w:type="dxa"/>
          </w:tcPr>
          <w:p w14:paraId="4AF785C2"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2020</w:t>
            </w:r>
          </w:p>
        </w:tc>
        <w:tc>
          <w:tcPr>
            <w:tcW w:w="2170" w:type="dxa"/>
          </w:tcPr>
          <w:p w14:paraId="14D33B5F"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32</w:t>
            </w:r>
          </w:p>
        </w:tc>
        <w:tc>
          <w:tcPr>
            <w:tcW w:w="2163" w:type="dxa"/>
          </w:tcPr>
          <w:p w14:paraId="06996177"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2,059</w:t>
            </w:r>
          </w:p>
        </w:tc>
        <w:tc>
          <w:tcPr>
            <w:tcW w:w="2155" w:type="dxa"/>
          </w:tcPr>
          <w:p w14:paraId="453CBD50"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15.5</w:t>
            </w:r>
          </w:p>
        </w:tc>
      </w:tr>
      <w:tr w:rsidR="00D1794D" w:rsidRPr="00A777F4" w14:paraId="695A559F" w14:textId="77777777" w:rsidTr="00811F74">
        <w:tc>
          <w:tcPr>
            <w:tcW w:w="2142" w:type="dxa"/>
          </w:tcPr>
          <w:p w14:paraId="5CBF153B"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2021</w:t>
            </w:r>
          </w:p>
        </w:tc>
        <w:tc>
          <w:tcPr>
            <w:tcW w:w="2170" w:type="dxa"/>
          </w:tcPr>
          <w:p w14:paraId="299E696D"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30</w:t>
            </w:r>
          </w:p>
        </w:tc>
        <w:tc>
          <w:tcPr>
            <w:tcW w:w="2163" w:type="dxa"/>
          </w:tcPr>
          <w:p w14:paraId="3D3F5124"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2,075</w:t>
            </w:r>
          </w:p>
        </w:tc>
        <w:tc>
          <w:tcPr>
            <w:tcW w:w="2155" w:type="dxa"/>
          </w:tcPr>
          <w:p w14:paraId="4118A40D"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14.5</w:t>
            </w:r>
          </w:p>
        </w:tc>
      </w:tr>
      <w:tr w:rsidR="00D1794D" w:rsidRPr="00A777F4" w14:paraId="2C7EF20E" w14:textId="77777777" w:rsidTr="00811F74">
        <w:tc>
          <w:tcPr>
            <w:tcW w:w="2142" w:type="dxa"/>
          </w:tcPr>
          <w:p w14:paraId="499398DE"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2022</w:t>
            </w:r>
          </w:p>
        </w:tc>
        <w:tc>
          <w:tcPr>
            <w:tcW w:w="2170" w:type="dxa"/>
          </w:tcPr>
          <w:p w14:paraId="3E5C49E6"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30</w:t>
            </w:r>
          </w:p>
        </w:tc>
        <w:tc>
          <w:tcPr>
            <w:tcW w:w="2163" w:type="dxa"/>
          </w:tcPr>
          <w:p w14:paraId="758BE0CE"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1,776</w:t>
            </w:r>
          </w:p>
        </w:tc>
        <w:tc>
          <w:tcPr>
            <w:tcW w:w="2155" w:type="dxa"/>
          </w:tcPr>
          <w:p w14:paraId="123C4064"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16.9</w:t>
            </w:r>
          </w:p>
        </w:tc>
      </w:tr>
      <w:tr w:rsidR="00D1794D" w:rsidRPr="00A777F4" w14:paraId="0EFB15EA" w14:textId="77777777" w:rsidTr="00811F74">
        <w:tc>
          <w:tcPr>
            <w:tcW w:w="2142" w:type="dxa"/>
          </w:tcPr>
          <w:p w14:paraId="1D18BFA1"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2023</w:t>
            </w:r>
          </w:p>
        </w:tc>
        <w:tc>
          <w:tcPr>
            <w:tcW w:w="2170" w:type="dxa"/>
          </w:tcPr>
          <w:p w14:paraId="597C5456"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26</w:t>
            </w:r>
          </w:p>
        </w:tc>
        <w:tc>
          <w:tcPr>
            <w:tcW w:w="2163" w:type="dxa"/>
          </w:tcPr>
          <w:p w14:paraId="11BC40B6"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1,615</w:t>
            </w:r>
          </w:p>
        </w:tc>
        <w:tc>
          <w:tcPr>
            <w:tcW w:w="2155" w:type="dxa"/>
          </w:tcPr>
          <w:p w14:paraId="7E0B34F2"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16.1</w:t>
            </w:r>
          </w:p>
        </w:tc>
      </w:tr>
      <w:tr w:rsidR="00D1794D" w:rsidRPr="00A777F4" w14:paraId="56A89E83" w14:textId="77777777" w:rsidTr="00811F74">
        <w:tc>
          <w:tcPr>
            <w:tcW w:w="2142" w:type="dxa"/>
          </w:tcPr>
          <w:p w14:paraId="518457FF"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2024</w:t>
            </w:r>
          </w:p>
        </w:tc>
        <w:tc>
          <w:tcPr>
            <w:tcW w:w="2170" w:type="dxa"/>
          </w:tcPr>
          <w:p w14:paraId="5D30AEFF"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29</w:t>
            </w:r>
          </w:p>
        </w:tc>
        <w:tc>
          <w:tcPr>
            <w:tcW w:w="2163" w:type="dxa"/>
          </w:tcPr>
          <w:p w14:paraId="2FB652EA"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1,070</w:t>
            </w:r>
          </w:p>
        </w:tc>
        <w:tc>
          <w:tcPr>
            <w:tcW w:w="2155" w:type="dxa"/>
          </w:tcPr>
          <w:p w14:paraId="0097B287" w14:textId="77777777" w:rsidR="00D1794D" w:rsidRPr="00A777F4" w:rsidRDefault="00D1794D" w:rsidP="00A726ED">
            <w:pPr>
              <w:pStyle w:val="ListParagraph"/>
              <w:spacing w:line="276" w:lineRule="auto"/>
              <w:ind w:left="0"/>
              <w:jc w:val="both"/>
              <w:rPr>
                <w:rFonts w:ascii="Times New Roman" w:hAnsi="Times New Roman" w:cs="Times New Roman"/>
              </w:rPr>
            </w:pPr>
            <w:r w:rsidRPr="00A777F4">
              <w:rPr>
                <w:rFonts w:ascii="Times New Roman" w:hAnsi="Times New Roman" w:cs="Times New Roman"/>
              </w:rPr>
              <w:t>27.1</w:t>
            </w:r>
          </w:p>
        </w:tc>
      </w:tr>
    </w:tbl>
    <w:p w14:paraId="20140B98" w14:textId="77777777" w:rsidR="00B57120" w:rsidRPr="00A777F4" w:rsidRDefault="00B57120" w:rsidP="00A726ED">
      <w:pPr>
        <w:pStyle w:val="ListParagraph"/>
        <w:spacing w:line="276" w:lineRule="auto"/>
        <w:jc w:val="both"/>
        <w:rPr>
          <w:rFonts w:ascii="Times New Roman" w:hAnsi="Times New Roman" w:cs="Times New Roman"/>
        </w:rPr>
      </w:pPr>
    </w:p>
    <w:p w14:paraId="5E201763" w14:textId="2C0D94D9" w:rsidR="00A13439"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Commitment to Regular Meetings</w:t>
      </w:r>
      <w:r w:rsidR="00ED0C65" w:rsidRPr="00A777F4">
        <w:rPr>
          <w:rFonts w:ascii="Times New Roman" w:hAnsi="Times New Roman" w:cs="Times New Roman"/>
        </w:rPr>
        <w:t xml:space="preserve">: </w:t>
      </w:r>
      <w:r w:rsidRPr="00A777F4">
        <w:rPr>
          <w:rFonts w:ascii="Times New Roman" w:hAnsi="Times New Roman" w:cs="Times New Roman"/>
        </w:rPr>
        <w:t>The team should commit to regular meetings, either virtual or in-person, as a one-time workshop will not yield effective long-term results.</w:t>
      </w:r>
    </w:p>
    <w:p w14:paraId="3709A334" w14:textId="43758B4D" w:rsidR="00A13439"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Gaps in Verbal Autopsy Data</w:t>
      </w:r>
      <w:r w:rsidR="00ED0C65" w:rsidRPr="00A777F4">
        <w:rPr>
          <w:rFonts w:ascii="Times New Roman" w:hAnsi="Times New Roman" w:cs="Times New Roman"/>
        </w:rPr>
        <w:t xml:space="preserve">: </w:t>
      </w:r>
      <w:r w:rsidRPr="00A777F4">
        <w:rPr>
          <w:rFonts w:ascii="Times New Roman" w:hAnsi="Times New Roman" w:cs="Times New Roman"/>
        </w:rPr>
        <w:t>The verbal autopsy system lacks sufficient information to arrive at definitive conclusions, creating gaps, especially if Inter</w:t>
      </w:r>
      <w:r w:rsidR="00607239" w:rsidRPr="00A777F4">
        <w:rPr>
          <w:rFonts w:ascii="Times New Roman" w:hAnsi="Times New Roman" w:cs="Times New Roman"/>
        </w:rPr>
        <w:t>-</w:t>
      </w:r>
      <w:r w:rsidRPr="00A777F4">
        <w:rPr>
          <w:rFonts w:ascii="Times New Roman" w:hAnsi="Times New Roman" w:cs="Times New Roman"/>
        </w:rPr>
        <w:t>VA is to be used.</w:t>
      </w:r>
    </w:p>
    <w:p w14:paraId="5C611127" w14:textId="02F9C670" w:rsidR="00A13439"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Builsa Verbal Autopsy Questionnaire</w:t>
      </w:r>
      <w:r w:rsidR="00ED0C65" w:rsidRPr="00A777F4">
        <w:rPr>
          <w:rFonts w:ascii="Times New Roman" w:hAnsi="Times New Roman" w:cs="Times New Roman"/>
        </w:rPr>
        <w:t xml:space="preserve">: </w:t>
      </w:r>
      <w:r w:rsidRPr="00A777F4">
        <w:rPr>
          <w:rFonts w:ascii="Times New Roman" w:hAnsi="Times New Roman" w:cs="Times New Roman"/>
        </w:rPr>
        <w:t>The Builsa VA questionnaire follows the 2022 WHO standard, making it easier to integrate into Inter</w:t>
      </w:r>
      <w:r w:rsidR="00B9041A" w:rsidRPr="00A777F4">
        <w:rPr>
          <w:rFonts w:ascii="Times New Roman" w:hAnsi="Times New Roman" w:cs="Times New Roman"/>
        </w:rPr>
        <w:t xml:space="preserve"> </w:t>
      </w:r>
      <w:r w:rsidRPr="00A777F4">
        <w:rPr>
          <w:rFonts w:ascii="Times New Roman" w:hAnsi="Times New Roman" w:cs="Times New Roman"/>
        </w:rPr>
        <w:t>VA for determining the cause of death.</w:t>
      </w:r>
    </w:p>
    <w:p w14:paraId="26C61526" w14:textId="6D8800CD" w:rsidR="00A13439" w:rsidRPr="00A777F4"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Standardizing the Verbal Autopsy Questionnaire</w:t>
      </w:r>
      <w:r w:rsidR="00ED0C65" w:rsidRPr="00A777F4">
        <w:rPr>
          <w:rFonts w:ascii="Times New Roman" w:hAnsi="Times New Roman" w:cs="Times New Roman"/>
        </w:rPr>
        <w:t xml:space="preserve">: </w:t>
      </w:r>
      <w:r w:rsidRPr="00A777F4">
        <w:rPr>
          <w:rFonts w:ascii="Times New Roman" w:hAnsi="Times New Roman" w:cs="Times New Roman"/>
        </w:rPr>
        <w:t xml:space="preserve">Discussions were held on whether to use the WHO 2016 questionnaire for verbal autopsy in Navrongo or adopt the 2022 version used in Builsa. </w:t>
      </w:r>
      <w:r w:rsidR="007A0540" w:rsidRPr="00A777F4">
        <w:rPr>
          <w:rFonts w:ascii="Times New Roman" w:hAnsi="Times New Roman" w:cs="Times New Roman"/>
        </w:rPr>
        <w:t xml:space="preserve">Daniel indicated that </w:t>
      </w:r>
      <w:r w:rsidR="0053634F">
        <w:rPr>
          <w:rFonts w:ascii="Times New Roman" w:hAnsi="Times New Roman" w:cs="Times New Roman"/>
        </w:rPr>
        <w:t xml:space="preserve">the WHO has yet to develop an algorithm for analysis using the 2022 version of the VA tools and that it is advisable to use the 2016 version of the WHO VA tools, as has been done in both Kintampo and Dodowa HDSS and in </w:t>
      </w:r>
      <w:r w:rsidR="002366F8" w:rsidRPr="00A777F4">
        <w:rPr>
          <w:rFonts w:ascii="Times New Roman" w:hAnsi="Times New Roman" w:cs="Times New Roman"/>
        </w:rPr>
        <w:t>other countries implementing mortality surveillance systems</w:t>
      </w:r>
      <w:r w:rsidR="00280D25" w:rsidRPr="00A777F4">
        <w:rPr>
          <w:rFonts w:ascii="Times New Roman" w:hAnsi="Times New Roman" w:cs="Times New Roman"/>
        </w:rPr>
        <w:t xml:space="preserve">. </w:t>
      </w:r>
      <w:r w:rsidR="00F159BA" w:rsidRPr="00A777F4">
        <w:rPr>
          <w:rFonts w:ascii="Times New Roman" w:hAnsi="Times New Roman" w:cs="Times New Roman"/>
        </w:rPr>
        <w:t xml:space="preserve">However, </w:t>
      </w:r>
      <w:r w:rsidR="0053634F">
        <w:rPr>
          <w:rFonts w:ascii="Times New Roman" w:hAnsi="Times New Roman" w:cs="Times New Roman"/>
        </w:rPr>
        <w:t>Dr. Timothy suggested that the 2022 VA tools could be transformed for inter-VA</w:t>
      </w:r>
      <w:r w:rsidR="00F159BA" w:rsidRPr="00A777F4">
        <w:rPr>
          <w:rFonts w:ascii="Times New Roman" w:hAnsi="Times New Roman" w:cs="Times New Roman"/>
        </w:rPr>
        <w:t xml:space="preserve"> analysis</w:t>
      </w:r>
      <w:r w:rsidR="00D162C0" w:rsidRPr="00A777F4">
        <w:rPr>
          <w:rFonts w:ascii="Times New Roman" w:hAnsi="Times New Roman" w:cs="Times New Roman"/>
        </w:rPr>
        <w:t xml:space="preserve">. </w:t>
      </w:r>
      <w:r w:rsidRPr="00A777F4">
        <w:rPr>
          <w:rFonts w:ascii="Times New Roman" w:hAnsi="Times New Roman" w:cs="Times New Roman"/>
        </w:rPr>
        <w:t>It was concluded that the WHO 2022 questionnaire should be used for Navrongo to facilitate integration with InterVA for cause-of-death determination.</w:t>
      </w:r>
    </w:p>
    <w:p w14:paraId="35C36E0A" w14:textId="086AB3A2" w:rsidR="00D1794D" w:rsidRDefault="00D1794D" w:rsidP="00A726ED">
      <w:pPr>
        <w:pStyle w:val="ListParagraph"/>
        <w:numPr>
          <w:ilvl w:val="0"/>
          <w:numId w:val="12"/>
        </w:numPr>
        <w:spacing w:line="276" w:lineRule="auto"/>
        <w:jc w:val="both"/>
        <w:rPr>
          <w:rFonts w:ascii="Times New Roman" w:hAnsi="Times New Roman" w:cs="Times New Roman"/>
        </w:rPr>
      </w:pPr>
      <w:r w:rsidRPr="00A777F4">
        <w:rPr>
          <w:rFonts w:ascii="Times New Roman" w:hAnsi="Times New Roman" w:cs="Times New Roman"/>
          <w:b/>
          <w:bCs/>
        </w:rPr>
        <w:t>Age Estimation Issues in Older Populations</w:t>
      </w:r>
      <w:r w:rsidR="00ED0C65" w:rsidRPr="00A777F4">
        <w:rPr>
          <w:rFonts w:ascii="Times New Roman" w:hAnsi="Times New Roman" w:cs="Times New Roman"/>
        </w:rPr>
        <w:t xml:space="preserve">: </w:t>
      </w:r>
      <w:r w:rsidRPr="00A777F4">
        <w:rPr>
          <w:rFonts w:ascii="Times New Roman" w:hAnsi="Times New Roman" w:cs="Times New Roman"/>
        </w:rPr>
        <w:t>Many older individuals do not know their exact birthdates, leading field workers to assign rounded years (e.g., 1960, 1970, 1980). This contributes to the unusual concentration of data in those years, as noted in the individual table for Builsa</w:t>
      </w:r>
      <w:r w:rsidR="007E7E08" w:rsidRPr="00A777F4">
        <w:rPr>
          <w:rFonts w:ascii="Times New Roman" w:hAnsi="Times New Roman" w:cs="Times New Roman"/>
        </w:rPr>
        <w:t xml:space="preserve">. </w:t>
      </w:r>
      <w:r w:rsidRPr="00A777F4">
        <w:rPr>
          <w:rFonts w:ascii="Times New Roman" w:hAnsi="Times New Roman" w:cs="Times New Roman"/>
        </w:rPr>
        <w:t xml:space="preserve"> </w:t>
      </w:r>
    </w:p>
    <w:p w14:paraId="2C142FE2" w14:textId="77BAC969" w:rsidR="00211D62" w:rsidRPr="00A777F4" w:rsidRDefault="00211D62" w:rsidP="00A726ED">
      <w:pPr>
        <w:pStyle w:val="ListParagraph"/>
        <w:numPr>
          <w:ilvl w:val="0"/>
          <w:numId w:val="12"/>
        </w:numPr>
        <w:spacing w:line="276" w:lineRule="auto"/>
        <w:jc w:val="both"/>
        <w:rPr>
          <w:rFonts w:ascii="Times New Roman" w:hAnsi="Times New Roman" w:cs="Times New Roman"/>
        </w:rPr>
      </w:pPr>
      <w:r>
        <w:rPr>
          <w:rFonts w:ascii="Times New Roman" w:hAnsi="Times New Roman" w:cs="Times New Roman"/>
          <w:b/>
          <w:bCs/>
        </w:rPr>
        <w:t>A suggestion was made to include a field that captures whether dates (</w:t>
      </w:r>
      <w:proofErr w:type="spellStart"/>
      <w:proofErr w:type="gramStart"/>
      <w:r>
        <w:rPr>
          <w:rFonts w:ascii="Times New Roman" w:hAnsi="Times New Roman" w:cs="Times New Roman"/>
          <w:b/>
          <w:bCs/>
        </w:rPr>
        <w:t>dob,dod</w:t>
      </w:r>
      <w:proofErr w:type="spellEnd"/>
      <w:proofErr w:type="gramEnd"/>
      <w:r>
        <w:rPr>
          <w:rFonts w:ascii="Times New Roman" w:hAnsi="Times New Roman" w:cs="Times New Roman"/>
          <w:b/>
          <w:bCs/>
        </w:rPr>
        <w:t xml:space="preserve"> etc) were estimated or actual</w:t>
      </w:r>
      <w:r w:rsidRPr="001A081E">
        <w:rPr>
          <w:rFonts w:ascii="Times New Roman" w:hAnsi="Times New Roman" w:cs="Times New Roman"/>
        </w:rPr>
        <w:t>.</w:t>
      </w:r>
      <w:r>
        <w:rPr>
          <w:rFonts w:ascii="Times New Roman" w:hAnsi="Times New Roman" w:cs="Times New Roman"/>
        </w:rPr>
        <w:t xml:space="preserve"> This i</w:t>
      </w:r>
      <w:r w:rsidR="00E66F8B">
        <w:rPr>
          <w:rFonts w:ascii="Times New Roman" w:hAnsi="Times New Roman" w:cs="Times New Roman"/>
        </w:rPr>
        <w:t>ncludes the HDS explorer.</w:t>
      </w:r>
    </w:p>
    <w:p w14:paraId="2403A42B" w14:textId="76361C2F" w:rsidR="005A3CDB" w:rsidRDefault="00CB4565" w:rsidP="00A726ED">
      <w:pPr>
        <w:spacing w:line="276" w:lineRule="auto"/>
        <w:jc w:val="both"/>
        <w:rPr>
          <w:ins w:id="6" w:author="Timothy Awine" w:date="2025-03-23T14:29:00Z" w16du:dateUtc="2025-03-23T14:29:00Z"/>
          <w:rFonts w:ascii="Times New Roman" w:hAnsi="Times New Roman" w:cs="Times New Roman"/>
        </w:rPr>
      </w:pPr>
      <w:r w:rsidRPr="00A777F4">
        <w:rPr>
          <w:rFonts w:ascii="Times New Roman" w:hAnsi="Times New Roman" w:cs="Times New Roman"/>
        </w:rPr>
        <w:t xml:space="preserve">We ended the day </w:t>
      </w:r>
      <w:r w:rsidR="00476F1C" w:rsidRPr="00A777F4">
        <w:rPr>
          <w:rFonts w:ascii="Times New Roman" w:hAnsi="Times New Roman" w:cs="Times New Roman"/>
        </w:rPr>
        <w:t>at 5:</w:t>
      </w:r>
      <w:r w:rsidR="00C31144" w:rsidRPr="00A777F4">
        <w:rPr>
          <w:rFonts w:ascii="Times New Roman" w:hAnsi="Times New Roman" w:cs="Times New Roman"/>
        </w:rPr>
        <w:t>4</w:t>
      </w:r>
      <w:r w:rsidR="00C22D05" w:rsidRPr="00A777F4">
        <w:rPr>
          <w:rFonts w:ascii="Times New Roman" w:hAnsi="Times New Roman" w:cs="Times New Roman"/>
        </w:rPr>
        <w:t>1</w:t>
      </w:r>
      <w:r w:rsidR="00476F1C" w:rsidRPr="00A777F4">
        <w:rPr>
          <w:rFonts w:ascii="Times New Roman" w:hAnsi="Times New Roman" w:cs="Times New Roman"/>
        </w:rPr>
        <w:t xml:space="preserve">pm </w:t>
      </w:r>
      <w:r w:rsidRPr="00A777F4">
        <w:rPr>
          <w:rFonts w:ascii="Times New Roman" w:hAnsi="Times New Roman" w:cs="Times New Roman"/>
        </w:rPr>
        <w:t xml:space="preserve">after going through the Builsa data. </w:t>
      </w:r>
    </w:p>
    <w:p w14:paraId="4DE316AF" w14:textId="77777777" w:rsidR="001A081E" w:rsidRDefault="001A081E" w:rsidP="00A726ED">
      <w:pPr>
        <w:spacing w:line="276" w:lineRule="auto"/>
        <w:jc w:val="both"/>
        <w:rPr>
          <w:ins w:id="7" w:author="Timothy Awine" w:date="2025-03-23T14:29:00Z" w16du:dateUtc="2025-03-23T14:29:00Z"/>
          <w:rFonts w:ascii="Times New Roman" w:hAnsi="Times New Roman" w:cs="Times New Roman"/>
        </w:rPr>
      </w:pPr>
    </w:p>
    <w:p w14:paraId="26F0025C" w14:textId="77777777" w:rsidR="001A081E" w:rsidRPr="00A777F4" w:rsidRDefault="001A081E" w:rsidP="00A726ED">
      <w:pPr>
        <w:spacing w:line="276" w:lineRule="auto"/>
        <w:jc w:val="both"/>
        <w:rPr>
          <w:rFonts w:ascii="Times New Roman" w:hAnsi="Times New Roman" w:cs="Times New Roman"/>
        </w:rPr>
      </w:pPr>
    </w:p>
    <w:p w14:paraId="32DFEB92" w14:textId="544C35AD" w:rsidR="00607239" w:rsidRPr="00A777F4" w:rsidRDefault="00951B8D" w:rsidP="00336E14">
      <w:pPr>
        <w:pStyle w:val="Heading3"/>
        <w:rPr>
          <w:rFonts w:ascii="Times New Roman" w:hAnsi="Times New Roman" w:cs="Times New Roman"/>
        </w:rPr>
      </w:pPr>
      <w:r w:rsidRPr="00A777F4">
        <w:rPr>
          <w:rFonts w:ascii="Times New Roman" w:hAnsi="Times New Roman" w:cs="Times New Roman"/>
        </w:rPr>
        <w:lastRenderedPageBreak/>
        <w:t>DAY FOUR</w:t>
      </w:r>
      <w:r w:rsidR="00F16AB1" w:rsidRPr="00A777F4">
        <w:rPr>
          <w:rFonts w:ascii="Times New Roman" w:hAnsi="Times New Roman" w:cs="Times New Roman"/>
        </w:rPr>
        <w:t xml:space="preserve"> and FIVE</w:t>
      </w:r>
      <w:r w:rsidR="00336E14" w:rsidRPr="00A777F4">
        <w:rPr>
          <w:rFonts w:ascii="Times New Roman" w:hAnsi="Times New Roman" w:cs="Times New Roman"/>
        </w:rPr>
        <w:t>: 6</w:t>
      </w:r>
      <w:r w:rsidR="00336E14" w:rsidRPr="00A777F4">
        <w:rPr>
          <w:rFonts w:ascii="Times New Roman" w:hAnsi="Times New Roman" w:cs="Times New Roman"/>
          <w:vertAlign w:val="superscript"/>
        </w:rPr>
        <w:t>th</w:t>
      </w:r>
      <w:r w:rsidR="00336E14" w:rsidRPr="00A777F4">
        <w:rPr>
          <w:rFonts w:ascii="Times New Roman" w:hAnsi="Times New Roman" w:cs="Times New Roman"/>
        </w:rPr>
        <w:t xml:space="preserve"> and 7</w:t>
      </w:r>
      <w:r w:rsidR="00336E14" w:rsidRPr="00A777F4">
        <w:rPr>
          <w:rFonts w:ascii="Times New Roman" w:hAnsi="Times New Roman" w:cs="Times New Roman"/>
          <w:vertAlign w:val="superscript"/>
        </w:rPr>
        <w:t>th</w:t>
      </w:r>
      <w:r w:rsidR="00336E14" w:rsidRPr="00A777F4">
        <w:rPr>
          <w:rFonts w:ascii="Times New Roman" w:hAnsi="Times New Roman" w:cs="Times New Roman"/>
        </w:rPr>
        <w:t xml:space="preserve"> March 2025</w:t>
      </w:r>
    </w:p>
    <w:p w14:paraId="535D07D2" w14:textId="7E2957E0" w:rsidR="00607239" w:rsidRDefault="00607239" w:rsidP="00A726ED">
      <w:pPr>
        <w:spacing w:line="276" w:lineRule="auto"/>
        <w:jc w:val="both"/>
        <w:rPr>
          <w:ins w:id="8" w:author="Timothy Awine" w:date="2025-03-23T14:29:00Z" w16du:dateUtc="2025-03-23T14:29:00Z"/>
          <w:rFonts w:ascii="Times New Roman" w:hAnsi="Times New Roman" w:cs="Times New Roman"/>
          <w:bCs/>
        </w:rPr>
      </w:pPr>
      <w:r w:rsidRPr="00A777F4">
        <w:rPr>
          <w:rFonts w:ascii="Times New Roman" w:hAnsi="Times New Roman" w:cs="Times New Roman"/>
          <w:bCs/>
        </w:rPr>
        <w:t>A brief recap of day three was made by TW after which participants were put into three groups to conduct analysis and produce annual report (2018-2022) containing tables</w:t>
      </w:r>
      <w:r w:rsidR="00951B8D" w:rsidRPr="00A777F4">
        <w:rPr>
          <w:rFonts w:ascii="Times New Roman" w:hAnsi="Times New Roman" w:cs="Times New Roman"/>
          <w:bCs/>
        </w:rPr>
        <w:t xml:space="preserve"> (rates)</w:t>
      </w:r>
      <w:r w:rsidRPr="00A777F4">
        <w:rPr>
          <w:rFonts w:ascii="Times New Roman" w:hAnsi="Times New Roman" w:cs="Times New Roman"/>
          <w:bCs/>
        </w:rPr>
        <w:t xml:space="preserve"> and graphs of key demographic indicators. Below is a list of members on each team;</w:t>
      </w:r>
    </w:p>
    <w:p w14:paraId="092651FC" w14:textId="77777777" w:rsidR="001A081E" w:rsidRPr="00A777F4" w:rsidRDefault="001A081E" w:rsidP="00A726ED">
      <w:pPr>
        <w:spacing w:line="276" w:lineRule="auto"/>
        <w:jc w:val="both"/>
        <w:rPr>
          <w:rFonts w:ascii="Times New Roman" w:hAnsi="Times New Roman" w:cs="Times New Roman"/>
          <w:bCs/>
        </w:rPr>
      </w:pPr>
    </w:p>
    <w:tbl>
      <w:tblPr>
        <w:tblStyle w:val="TableGrid"/>
        <w:tblW w:w="8647" w:type="dxa"/>
        <w:tblInd w:w="704" w:type="dxa"/>
        <w:tblLook w:val="04A0" w:firstRow="1" w:lastRow="0" w:firstColumn="1" w:lastColumn="0" w:noHBand="0" w:noVBand="1"/>
      </w:tblPr>
      <w:tblGrid>
        <w:gridCol w:w="2977"/>
        <w:gridCol w:w="2693"/>
        <w:gridCol w:w="2977"/>
      </w:tblGrid>
      <w:tr w:rsidR="00607239" w:rsidRPr="00A777F4" w14:paraId="2BF53676" w14:textId="77777777" w:rsidTr="00913BD2">
        <w:tc>
          <w:tcPr>
            <w:tcW w:w="2977" w:type="dxa"/>
          </w:tcPr>
          <w:p w14:paraId="3301DD94" w14:textId="77777777" w:rsidR="00607239"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 xml:space="preserve">Fertility </w:t>
            </w:r>
          </w:p>
        </w:tc>
        <w:tc>
          <w:tcPr>
            <w:tcW w:w="2693" w:type="dxa"/>
          </w:tcPr>
          <w:p w14:paraId="699E4BE2" w14:textId="77777777" w:rsidR="00607239"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Migration</w:t>
            </w:r>
          </w:p>
        </w:tc>
        <w:tc>
          <w:tcPr>
            <w:tcW w:w="2977" w:type="dxa"/>
          </w:tcPr>
          <w:p w14:paraId="78D20420" w14:textId="77777777" w:rsidR="00607239"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Mortality</w:t>
            </w:r>
          </w:p>
        </w:tc>
      </w:tr>
      <w:tr w:rsidR="00607239" w:rsidRPr="00A777F4" w14:paraId="3ED0EDCC" w14:textId="77777777" w:rsidTr="00913BD2">
        <w:tc>
          <w:tcPr>
            <w:tcW w:w="2977" w:type="dxa"/>
          </w:tcPr>
          <w:p w14:paraId="79372A00" w14:textId="77777777" w:rsidR="00607239"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Dr. Timothy Awine (TW)</w:t>
            </w:r>
          </w:p>
        </w:tc>
        <w:tc>
          <w:tcPr>
            <w:tcW w:w="2693" w:type="dxa"/>
          </w:tcPr>
          <w:p w14:paraId="545339BC" w14:textId="77777777" w:rsidR="00607239"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Dr. George Wak (GP)</w:t>
            </w:r>
          </w:p>
        </w:tc>
        <w:tc>
          <w:tcPr>
            <w:tcW w:w="2977" w:type="dxa"/>
          </w:tcPr>
          <w:p w14:paraId="17DAC554" w14:textId="77777777" w:rsidR="00607239"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Mr. Samuel Oladonkun (OL)</w:t>
            </w:r>
          </w:p>
        </w:tc>
      </w:tr>
      <w:tr w:rsidR="00607239" w:rsidRPr="00A777F4" w14:paraId="1F6673AF" w14:textId="77777777" w:rsidTr="00913BD2">
        <w:tc>
          <w:tcPr>
            <w:tcW w:w="2977" w:type="dxa"/>
          </w:tcPr>
          <w:p w14:paraId="703F937B" w14:textId="77777777" w:rsidR="00607239"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Dr. Cornelius Debpuur (CD)</w:t>
            </w:r>
          </w:p>
        </w:tc>
        <w:tc>
          <w:tcPr>
            <w:tcW w:w="2693" w:type="dxa"/>
          </w:tcPr>
          <w:p w14:paraId="5209D6DC" w14:textId="05171C6E" w:rsidR="00607239"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Daniel Azon</w:t>
            </w:r>
            <w:r w:rsidR="00913BD2" w:rsidRPr="00A777F4">
              <w:rPr>
                <w:rFonts w:ascii="Times New Roman" w:hAnsi="Times New Roman" w:cs="Times New Roman"/>
                <w:bCs/>
              </w:rPr>
              <w:t>g</w:t>
            </w:r>
            <w:r w:rsidRPr="00A777F4">
              <w:rPr>
                <w:rFonts w:ascii="Times New Roman" w:hAnsi="Times New Roman" w:cs="Times New Roman"/>
                <w:bCs/>
              </w:rPr>
              <w:t>o</w:t>
            </w:r>
            <w:r w:rsidR="00913BD2" w:rsidRPr="00A777F4">
              <w:rPr>
                <w:rFonts w:ascii="Times New Roman" w:hAnsi="Times New Roman" w:cs="Times New Roman"/>
                <w:bCs/>
              </w:rPr>
              <w:t xml:space="preserve"> (DZ)</w:t>
            </w:r>
          </w:p>
        </w:tc>
        <w:tc>
          <w:tcPr>
            <w:tcW w:w="2977" w:type="dxa"/>
          </w:tcPr>
          <w:p w14:paraId="5E849574" w14:textId="0ADE2199" w:rsidR="00607239"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Dr. Paul Welaga (PW)</w:t>
            </w:r>
          </w:p>
        </w:tc>
      </w:tr>
      <w:tr w:rsidR="00951B8D" w:rsidRPr="00A777F4" w14:paraId="6F8E1D6B" w14:textId="77777777" w:rsidTr="00913BD2">
        <w:tc>
          <w:tcPr>
            <w:tcW w:w="2977" w:type="dxa"/>
          </w:tcPr>
          <w:p w14:paraId="3870D3AC" w14:textId="5494AEE2"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Dr. Paul Welaga (</w:t>
            </w:r>
            <w:r w:rsidR="00AB66D8" w:rsidRPr="00A777F4">
              <w:rPr>
                <w:rFonts w:ascii="Times New Roman" w:hAnsi="Times New Roman" w:cs="Times New Roman"/>
                <w:bCs/>
              </w:rPr>
              <w:t>UW</w:t>
            </w:r>
            <w:r w:rsidRPr="00A777F4">
              <w:rPr>
                <w:rFonts w:ascii="Times New Roman" w:hAnsi="Times New Roman" w:cs="Times New Roman"/>
                <w:bCs/>
              </w:rPr>
              <w:t>)</w:t>
            </w:r>
          </w:p>
        </w:tc>
        <w:tc>
          <w:tcPr>
            <w:tcW w:w="2693" w:type="dxa"/>
          </w:tcPr>
          <w:p w14:paraId="5B7531D1" w14:textId="6DEB9E1C"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Peter Wontuo</w:t>
            </w:r>
          </w:p>
        </w:tc>
        <w:tc>
          <w:tcPr>
            <w:tcW w:w="2977" w:type="dxa"/>
          </w:tcPr>
          <w:p w14:paraId="3A0511F1" w14:textId="7746E35A"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Benedicta An-Mwaaba</w:t>
            </w:r>
          </w:p>
        </w:tc>
      </w:tr>
      <w:tr w:rsidR="00951B8D" w:rsidRPr="00A777F4" w14:paraId="085C6CEB" w14:textId="77777777" w:rsidTr="00913BD2">
        <w:tc>
          <w:tcPr>
            <w:tcW w:w="2977" w:type="dxa"/>
          </w:tcPr>
          <w:p w14:paraId="3A0B8E07" w14:textId="5413DDF7"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Peter Wontuo</w:t>
            </w:r>
            <w:r w:rsidR="00AB66D8" w:rsidRPr="00A777F4">
              <w:rPr>
                <w:rFonts w:ascii="Times New Roman" w:hAnsi="Times New Roman" w:cs="Times New Roman"/>
                <w:bCs/>
              </w:rPr>
              <w:t xml:space="preserve"> </w:t>
            </w:r>
            <w:r w:rsidR="00913BD2" w:rsidRPr="00A777F4">
              <w:rPr>
                <w:rFonts w:ascii="Times New Roman" w:hAnsi="Times New Roman" w:cs="Times New Roman"/>
                <w:bCs/>
              </w:rPr>
              <w:t>(PW)</w:t>
            </w:r>
          </w:p>
        </w:tc>
        <w:tc>
          <w:tcPr>
            <w:tcW w:w="2693" w:type="dxa"/>
          </w:tcPr>
          <w:p w14:paraId="68547BA1" w14:textId="031D7F0D"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Frey John</w:t>
            </w:r>
          </w:p>
        </w:tc>
        <w:tc>
          <w:tcPr>
            <w:tcW w:w="2977" w:type="dxa"/>
          </w:tcPr>
          <w:p w14:paraId="0C17CE92" w14:textId="1AF6034F"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Peter Wontuo</w:t>
            </w:r>
          </w:p>
        </w:tc>
      </w:tr>
      <w:tr w:rsidR="00951B8D" w:rsidRPr="00A777F4" w14:paraId="693D4C45" w14:textId="77777777" w:rsidTr="00913BD2">
        <w:tc>
          <w:tcPr>
            <w:tcW w:w="2977" w:type="dxa"/>
          </w:tcPr>
          <w:p w14:paraId="5CCB177C" w14:textId="0711FBD7"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Frey John</w:t>
            </w:r>
            <w:r w:rsidR="00913BD2" w:rsidRPr="00A777F4">
              <w:rPr>
                <w:rFonts w:ascii="Times New Roman" w:hAnsi="Times New Roman" w:cs="Times New Roman"/>
                <w:bCs/>
              </w:rPr>
              <w:t xml:space="preserve"> (JF)</w:t>
            </w:r>
          </w:p>
        </w:tc>
        <w:tc>
          <w:tcPr>
            <w:tcW w:w="2693" w:type="dxa"/>
          </w:tcPr>
          <w:p w14:paraId="7650DF03" w14:textId="1B793419"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Robert Johnson</w:t>
            </w:r>
          </w:p>
        </w:tc>
        <w:tc>
          <w:tcPr>
            <w:tcW w:w="2977" w:type="dxa"/>
          </w:tcPr>
          <w:p w14:paraId="178876AB" w14:textId="6AE9A691" w:rsidR="00951B8D" w:rsidRPr="00A777F4" w:rsidRDefault="00951B8D" w:rsidP="00A726ED">
            <w:pPr>
              <w:spacing w:line="276" w:lineRule="auto"/>
              <w:jc w:val="both"/>
              <w:rPr>
                <w:rFonts w:ascii="Times New Roman" w:hAnsi="Times New Roman" w:cs="Times New Roman"/>
                <w:bCs/>
              </w:rPr>
            </w:pPr>
            <w:r w:rsidRPr="00A777F4">
              <w:rPr>
                <w:rFonts w:ascii="Times New Roman" w:hAnsi="Times New Roman" w:cs="Times New Roman"/>
                <w:bCs/>
              </w:rPr>
              <w:t>Mr. Frey John</w:t>
            </w:r>
          </w:p>
        </w:tc>
      </w:tr>
      <w:tr w:rsidR="00906E67" w:rsidRPr="00A777F4" w14:paraId="398CBAEB" w14:textId="77777777" w:rsidTr="00913BD2">
        <w:tc>
          <w:tcPr>
            <w:tcW w:w="2977" w:type="dxa"/>
          </w:tcPr>
          <w:p w14:paraId="6FA3DE36" w14:textId="578EDCD5" w:rsidR="00906E67" w:rsidRPr="00A777F4" w:rsidRDefault="00906E67" w:rsidP="00A726ED">
            <w:pPr>
              <w:spacing w:line="276" w:lineRule="auto"/>
              <w:jc w:val="both"/>
              <w:rPr>
                <w:rFonts w:ascii="Times New Roman" w:hAnsi="Times New Roman" w:cs="Times New Roman"/>
                <w:bCs/>
              </w:rPr>
            </w:pPr>
            <w:r w:rsidRPr="00A777F4">
              <w:rPr>
                <w:rFonts w:ascii="Times New Roman" w:hAnsi="Times New Roman" w:cs="Times New Roman"/>
                <w:bCs/>
              </w:rPr>
              <w:t>Mr. Robert Johnson (RJ)</w:t>
            </w:r>
          </w:p>
        </w:tc>
        <w:tc>
          <w:tcPr>
            <w:tcW w:w="2693" w:type="dxa"/>
          </w:tcPr>
          <w:p w14:paraId="7C90B413" w14:textId="476F8E5E" w:rsidR="00906E67" w:rsidRPr="00A777F4" w:rsidRDefault="00906E67" w:rsidP="00A726ED">
            <w:pPr>
              <w:spacing w:line="276" w:lineRule="auto"/>
              <w:jc w:val="both"/>
              <w:rPr>
                <w:rFonts w:ascii="Times New Roman" w:hAnsi="Times New Roman" w:cs="Times New Roman"/>
                <w:bCs/>
              </w:rPr>
            </w:pPr>
            <w:r w:rsidRPr="00A777F4">
              <w:rPr>
                <w:rFonts w:ascii="Times New Roman" w:hAnsi="Times New Roman" w:cs="Times New Roman"/>
                <w:bCs/>
              </w:rPr>
              <w:t>Benedicta An-Mwaaba</w:t>
            </w:r>
          </w:p>
        </w:tc>
        <w:tc>
          <w:tcPr>
            <w:tcW w:w="2977" w:type="dxa"/>
          </w:tcPr>
          <w:p w14:paraId="565943D9" w14:textId="69FF71FE" w:rsidR="00906E67" w:rsidRPr="00A777F4" w:rsidRDefault="00906E67" w:rsidP="00A726ED">
            <w:pPr>
              <w:spacing w:line="276" w:lineRule="auto"/>
              <w:jc w:val="both"/>
              <w:rPr>
                <w:rFonts w:ascii="Times New Roman" w:hAnsi="Times New Roman" w:cs="Times New Roman"/>
                <w:bCs/>
              </w:rPr>
            </w:pPr>
            <w:r w:rsidRPr="00A777F4">
              <w:rPr>
                <w:rFonts w:ascii="Times New Roman" w:hAnsi="Times New Roman" w:cs="Times New Roman"/>
                <w:bCs/>
              </w:rPr>
              <w:t>Mr. Robert Johnson</w:t>
            </w:r>
          </w:p>
        </w:tc>
      </w:tr>
      <w:tr w:rsidR="00906E67" w:rsidRPr="00A777F4" w14:paraId="6B48426A" w14:textId="77777777" w:rsidTr="00913BD2">
        <w:tc>
          <w:tcPr>
            <w:tcW w:w="2977" w:type="dxa"/>
          </w:tcPr>
          <w:p w14:paraId="1914A21E" w14:textId="7263BD01" w:rsidR="00906E67" w:rsidRPr="00A777F4" w:rsidRDefault="00906E67" w:rsidP="00A726ED">
            <w:pPr>
              <w:spacing w:line="276" w:lineRule="auto"/>
              <w:jc w:val="both"/>
              <w:rPr>
                <w:rFonts w:ascii="Times New Roman" w:hAnsi="Times New Roman" w:cs="Times New Roman"/>
                <w:bCs/>
              </w:rPr>
            </w:pPr>
            <w:r w:rsidRPr="00A777F4">
              <w:rPr>
                <w:rFonts w:ascii="Times New Roman" w:hAnsi="Times New Roman" w:cs="Times New Roman"/>
                <w:bCs/>
              </w:rPr>
              <w:t xml:space="preserve">Judith Adagenera </w:t>
            </w:r>
          </w:p>
        </w:tc>
        <w:tc>
          <w:tcPr>
            <w:tcW w:w="2693" w:type="dxa"/>
          </w:tcPr>
          <w:p w14:paraId="479C264D" w14:textId="1896C6D9" w:rsidR="00906E67" w:rsidRPr="00A777F4" w:rsidRDefault="00906E67" w:rsidP="00A726ED">
            <w:pPr>
              <w:spacing w:line="276" w:lineRule="auto"/>
              <w:jc w:val="both"/>
              <w:rPr>
                <w:rFonts w:ascii="Times New Roman" w:hAnsi="Times New Roman" w:cs="Times New Roman"/>
                <w:bCs/>
              </w:rPr>
            </w:pPr>
            <w:r w:rsidRPr="00A777F4">
              <w:rPr>
                <w:rFonts w:ascii="Times New Roman" w:hAnsi="Times New Roman" w:cs="Times New Roman"/>
                <w:bCs/>
              </w:rPr>
              <w:t>Judith Adagenera</w:t>
            </w:r>
          </w:p>
        </w:tc>
        <w:tc>
          <w:tcPr>
            <w:tcW w:w="2977" w:type="dxa"/>
          </w:tcPr>
          <w:p w14:paraId="4C7623CD" w14:textId="6B572914" w:rsidR="00906E67" w:rsidRPr="00A777F4" w:rsidRDefault="00906E67" w:rsidP="00A726ED">
            <w:pPr>
              <w:spacing w:line="276" w:lineRule="auto"/>
              <w:jc w:val="both"/>
              <w:rPr>
                <w:rFonts w:ascii="Times New Roman" w:hAnsi="Times New Roman" w:cs="Times New Roman"/>
                <w:bCs/>
              </w:rPr>
            </w:pPr>
            <w:r w:rsidRPr="00A777F4">
              <w:rPr>
                <w:rFonts w:ascii="Times New Roman" w:hAnsi="Times New Roman" w:cs="Times New Roman"/>
                <w:bCs/>
              </w:rPr>
              <w:t>Judith Adagenera</w:t>
            </w:r>
          </w:p>
        </w:tc>
      </w:tr>
    </w:tbl>
    <w:p w14:paraId="66EB901A" w14:textId="77777777" w:rsidR="00607239" w:rsidRPr="00A777F4" w:rsidRDefault="00607239" w:rsidP="00A726ED">
      <w:pPr>
        <w:spacing w:line="276" w:lineRule="auto"/>
        <w:jc w:val="both"/>
        <w:rPr>
          <w:rFonts w:ascii="Times New Roman" w:hAnsi="Times New Roman" w:cs="Times New Roman"/>
          <w:bCs/>
        </w:rPr>
      </w:pPr>
    </w:p>
    <w:p w14:paraId="7EA20CBE" w14:textId="71712EBC" w:rsidR="00856744" w:rsidRPr="00A777F4" w:rsidRDefault="00856744" w:rsidP="00A726ED">
      <w:pPr>
        <w:pStyle w:val="Heading3"/>
        <w:spacing w:line="276" w:lineRule="auto"/>
        <w:rPr>
          <w:rFonts w:ascii="Times New Roman" w:hAnsi="Times New Roman" w:cs="Times New Roman"/>
          <w:sz w:val="24"/>
          <w:szCs w:val="24"/>
        </w:rPr>
      </w:pPr>
      <w:r w:rsidRPr="00A777F4">
        <w:rPr>
          <w:rFonts w:ascii="Times New Roman" w:hAnsi="Times New Roman" w:cs="Times New Roman"/>
          <w:sz w:val="24"/>
          <w:szCs w:val="24"/>
        </w:rPr>
        <w:t>Assessing Data Quality</w:t>
      </w:r>
    </w:p>
    <w:p w14:paraId="3D93C9D8" w14:textId="43BE8F99" w:rsidR="000F7FE0" w:rsidRPr="00A777F4" w:rsidRDefault="00607239" w:rsidP="00A726ED">
      <w:pPr>
        <w:spacing w:line="276" w:lineRule="auto"/>
        <w:jc w:val="both"/>
        <w:rPr>
          <w:rFonts w:ascii="Times New Roman" w:hAnsi="Times New Roman" w:cs="Times New Roman"/>
          <w:bCs/>
        </w:rPr>
      </w:pPr>
      <w:r w:rsidRPr="00A777F4">
        <w:rPr>
          <w:rFonts w:ascii="Times New Roman" w:hAnsi="Times New Roman" w:cs="Times New Roman"/>
          <w:bCs/>
        </w:rPr>
        <w:t xml:space="preserve">During the course of this exercise, it was discovered that the population of the </w:t>
      </w:r>
      <w:r w:rsidR="00856744" w:rsidRPr="00A777F4">
        <w:rPr>
          <w:rFonts w:ascii="Times New Roman" w:hAnsi="Times New Roman" w:cs="Times New Roman"/>
          <w:bCs/>
        </w:rPr>
        <w:t>N</w:t>
      </w:r>
      <w:r w:rsidRPr="00A777F4">
        <w:rPr>
          <w:rFonts w:ascii="Times New Roman" w:hAnsi="Times New Roman" w:cs="Times New Roman"/>
          <w:bCs/>
        </w:rPr>
        <w:t>HDSS has been decreasing consistently since 2020</w:t>
      </w:r>
      <w:r w:rsidR="00EE773C">
        <w:rPr>
          <w:rFonts w:ascii="Times New Roman" w:hAnsi="Times New Roman" w:cs="Times New Roman"/>
          <w:bCs/>
        </w:rPr>
        <w:t>, with a gap margin of approximately 1,330 people,</w:t>
      </w:r>
      <w:r w:rsidRPr="00A777F4">
        <w:rPr>
          <w:rFonts w:ascii="Times New Roman" w:hAnsi="Times New Roman" w:cs="Times New Roman"/>
          <w:bCs/>
        </w:rPr>
        <w:t xml:space="preserve"> which raised a significant concern.</w:t>
      </w:r>
      <w:r w:rsidR="003276FF" w:rsidRPr="00A777F4">
        <w:rPr>
          <w:rFonts w:ascii="Times New Roman" w:hAnsi="Times New Roman" w:cs="Times New Roman"/>
          <w:bCs/>
        </w:rPr>
        <w:t xml:space="preserve"> </w:t>
      </w:r>
      <w:r w:rsidR="00876A16" w:rsidRPr="00A777F4">
        <w:rPr>
          <w:rFonts w:ascii="Times New Roman" w:hAnsi="Times New Roman" w:cs="Times New Roman"/>
          <w:bCs/>
        </w:rPr>
        <w:t>Efforts were made to identify the reason</w:t>
      </w:r>
      <w:r w:rsidR="006117F5" w:rsidRPr="00A777F4">
        <w:rPr>
          <w:rFonts w:ascii="Times New Roman" w:hAnsi="Times New Roman" w:cs="Times New Roman"/>
          <w:bCs/>
        </w:rPr>
        <w:t>s</w:t>
      </w:r>
      <w:r w:rsidR="00876A16" w:rsidRPr="00A777F4">
        <w:rPr>
          <w:rFonts w:ascii="Times New Roman" w:hAnsi="Times New Roman" w:cs="Times New Roman"/>
          <w:bCs/>
        </w:rPr>
        <w:t xml:space="preserve"> for this difference. Some plausible reasons were that field workers were not captur</w:t>
      </w:r>
      <w:r w:rsidR="00E76247">
        <w:rPr>
          <w:rFonts w:ascii="Times New Roman" w:hAnsi="Times New Roman" w:cs="Times New Roman"/>
          <w:bCs/>
        </w:rPr>
        <w:t>ing</w:t>
      </w:r>
      <w:r w:rsidR="00876A16" w:rsidRPr="00A777F4">
        <w:rPr>
          <w:rFonts w:ascii="Times New Roman" w:hAnsi="Times New Roman" w:cs="Times New Roman"/>
          <w:bCs/>
        </w:rPr>
        <w:t xml:space="preserve"> </w:t>
      </w:r>
      <w:r w:rsidR="00E76247">
        <w:rPr>
          <w:rFonts w:ascii="Times New Roman" w:hAnsi="Times New Roman" w:cs="Times New Roman"/>
          <w:bCs/>
        </w:rPr>
        <w:t xml:space="preserve">or updating </w:t>
      </w:r>
      <w:r w:rsidR="00410DB7">
        <w:rPr>
          <w:rFonts w:ascii="Times New Roman" w:hAnsi="Times New Roman" w:cs="Times New Roman"/>
          <w:bCs/>
        </w:rPr>
        <w:t>information on some individuals during</w:t>
      </w:r>
      <w:r w:rsidR="00876A16" w:rsidRPr="00A777F4">
        <w:rPr>
          <w:rFonts w:ascii="Times New Roman" w:hAnsi="Times New Roman" w:cs="Times New Roman"/>
          <w:bCs/>
        </w:rPr>
        <w:t xml:space="preserve"> these years</w:t>
      </w:r>
      <w:r w:rsidR="00F16AB1" w:rsidRPr="00A777F4">
        <w:rPr>
          <w:rFonts w:ascii="Times New Roman" w:hAnsi="Times New Roman" w:cs="Times New Roman"/>
          <w:bCs/>
        </w:rPr>
        <w:t>.</w:t>
      </w:r>
      <w:r w:rsidR="00D346D9" w:rsidRPr="00A777F4">
        <w:rPr>
          <w:rFonts w:ascii="Times New Roman" w:hAnsi="Times New Roman" w:cs="Times New Roman"/>
          <w:bCs/>
        </w:rPr>
        <w:t xml:space="preserve"> A trend analysis of the data </w:t>
      </w:r>
      <w:r w:rsidR="00410DB7">
        <w:rPr>
          <w:rFonts w:ascii="Times New Roman" w:hAnsi="Times New Roman" w:cs="Times New Roman"/>
          <w:bCs/>
        </w:rPr>
        <w:t>reveals that, after 2019, the total population has been declining, even before the data were cleaned for migration to HDSS Explorer (see Fig.</w:t>
      </w:r>
      <w:r w:rsidR="00CF4923" w:rsidRPr="00A777F4">
        <w:rPr>
          <w:rFonts w:ascii="Times New Roman" w:hAnsi="Times New Roman" w:cs="Times New Roman"/>
          <w:bCs/>
        </w:rPr>
        <w:t xml:space="preserve"> 1)</w:t>
      </w:r>
      <w:r w:rsidR="00D346D9" w:rsidRPr="00A777F4">
        <w:rPr>
          <w:rFonts w:ascii="Times New Roman" w:hAnsi="Times New Roman" w:cs="Times New Roman"/>
          <w:bCs/>
        </w:rPr>
        <w:t xml:space="preserve">. </w:t>
      </w:r>
    </w:p>
    <w:p w14:paraId="22EEF346" w14:textId="666B2B69" w:rsidR="00FE111B" w:rsidRPr="00A777F4" w:rsidRDefault="00A91894" w:rsidP="00A726ED">
      <w:pPr>
        <w:spacing w:line="276" w:lineRule="auto"/>
        <w:jc w:val="both"/>
        <w:rPr>
          <w:rFonts w:ascii="Times New Roman" w:hAnsi="Times New Roman" w:cs="Times New Roman"/>
          <w:bCs/>
        </w:rPr>
      </w:pPr>
      <w:r w:rsidRPr="00A777F4">
        <w:rPr>
          <w:rFonts w:ascii="Times New Roman" w:hAnsi="Times New Roman" w:cs="Times New Roman"/>
          <w:bCs/>
        </w:rPr>
        <w:t xml:space="preserve">The HDSS Head, Mr. Ola, in response to the decline in the total population, noted that two other significant factors contributed to this decline. These include a reduction in the number of rounds from two to one in 2020 due to the COVID-19 pandemic outbreak and the ethnic conflict between the Kandiga and Doba communities. </w:t>
      </w:r>
      <w:r w:rsidR="00D95602" w:rsidRPr="00A777F4">
        <w:rPr>
          <w:rFonts w:ascii="Times New Roman" w:hAnsi="Times New Roman" w:cs="Times New Roman"/>
          <w:bCs/>
        </w:rPr>
        <w:t xml:space="preserve"> </w:t>
      </w:r>
    </w:p>
    <w:p w14:paraId="345D4ED8" w14:textId="1730DF3C" w:rsidR="003C06BA" w:rsidRPr="00A777F4" w:rsidRDefault="00D034C4" w:rsidP="00A726ED">
      <w:pPr>
        <w:spacing w:line="276" w:lineRule="auto"/>
        <w:jc w:val="both"/>
        <w:rPr>
          <w:rFonts w:ascii="Times New Roman" w:hAnsi="Times New Roman" w:cs="Times New Roman"/>
        </w:rPr>
      </w:pPr>
      <w:r w:rsidRPr="00A777F4">
        <w:rPr>
          <w:rFonts w:ascii="Times New Roman" w:hAnsi="Times New Roman" w:cs="Times New Roman"/>
          <w:bCs/>
        </w:rPr>
        <w:t>It was also observed that</w:t>
      </w:r>
      <w:r w:rsidR="008F25CE" w:rsidRPr="00A777F4">
        <w:rPr>
          <w:rFonts w:ascii="Times New Roman" w:hAnsi="Times New Roman" w:cs="Times New Roman"/>
          <w:bCs/>
        </w:rPr>
        <w:t xml:space="preserve"> the cleaning of the data for migration to HDSS Explorer resulted in the loss</w:t>
      </w:r>
      <w:r w:rsidRPr="00A777F4">
        <w:rPr>
          <w:rFonts w:ascii="Times New Roman" w:hAnsi="Times New Roman" w:cs="Times New Roman"/>
          <w:bCs/>
        </w:rPr>
        <w:t xml:space="preserve"> of several data </w:t>
      </w:r>
      <w:r w:rsidR="00646EFC" w:rsidRPr="00A777F4">
        <w:rPr>
          <w:rFonts w:ascii="Times New Roman" w:hAnsi="Times New Roman" w:cs="Times New Roman"/>
          <w:bCs/>
        </w:rPr>
        <w:t xml:space="preserve">points. </w:t>
      </w:r>
      <w:r w:rsidR="00375EFE" w:rsidRPr="00A777F4">
        <w:rPr>
          <w:rFonts w:ascii="Times New Roman" w:hAnsi="Times New Roman" w:cs="Times New Roman"/>
          <w:bCs/>
        </w:rPr>
        <w:t>The Data Managers (Jo</w:t>
      </w:r>
      <w:r w:rsidR="008F25CE" w:rsidRPr="00A777F4">
        <w:rPr>
          <w:rFonts w:ascii="Times New Roman" w:hAnsi="Times New Roman" w:cs="Times New Roman"/>
          <w:bCs/>
        </w:rPr>
        <w:t>h</w:t>
      </w:r>
      <w:r w:rsidR="00375EFE" w:rsidRPr="00A777F4">
        <w:rPr>
          <w:rFonts w:ascii="Times New Roman" w:hAnsi="Times New Roman" w:cs="Times New Roman"/>
          <w:bCs/>
        </w:rPr>
        <w:t>n and Peter) explain</w:t>
      </w:r>
      <w:r w:rsidR="006117F5" w:rsidRPr="00A777F4">
        <w:rPr>
          <w:rFonts w:ascii="Times New Roman" w:hAnsi="Times New Roman" w:cs="Times New Roman"/>
          <w:bCs/>
        </w:rPr>
        <w:t>ed</w:t>
      </w:r>
      <w:r w:rsidR="00375EFE" w:rsidRPr="00A777F4">
        <w:rPr>
          <w:rFonts w:ascii="Times New Roman" w:hAnsi="Times New Roman" w:cs="Times New Roman"/>
          <w:bCs/>
        </w:rPr>
        <w:t xml:space="preserve"> that </w:t>
      </w:r>
      <w:r w:rsidR="00E415EC" w:rsidRPr="00A777F4">
        <w:rPr>
          <w:rFonts w:ascii="Times New Roman" w:hAnsi="Times New Roman" w:cs="Times New Roman"/>
          <w:bCs/>
        </w:rPr>
        <w:t xml:space="preserve">several logical inconsistencies were identified in the HDSS data during the cleaning process, and all </w:t>
      </w:r>
      <w:r w:rsidR="00B921B2" w:rsidRPr="00A777F4">
        <w:rPr>
          <w:rFonts w:ascii="Times New Roman" w:hAnsi="Times New Roman" w:cs="Times New Roman"/>
          <w:bCs/>
        </w:rPr>
        <w:t>illogical data were dropped, resulting in a significant reduction in the HDSS population</w:t>
      </w:r>
      <w:r w:rsidR="00B42066" w:rsidRPr="00A777F4">
        <w:rPr>
          <w:rFonts w:ascii="Times New Roman" w:hAnsi="Times New Roman" w:cs="Times New Roman"/>
          <w:bCs/>
        </w:rPr>
        <w:t xml:space="preserve"> and the </w:t>
      </w:r>
      <w:r w:rsidR="00E50E15" w:rsidRPr="00A777F4">
        <w:rPr>
          <w:rFonts w:ascii="Times New Roman" w:hAnsi="Times New Roman" w:cs="Times New Roman"/>
          <w:bCs/>
        </w:rPr>
        <w:t>loss</w:t>
      </w:r>
      <w:r w:rsidR="00B42066" w:rsidRPr="00A777F4">
        <w:rPr>
          <w:rFonts w:ascii="Times New Roman" w:hAnsi="Times New Roman" w:cs="Times New Roman"/>
          <w:bCs/>
        </w:rPr>
        <w:t xml:space="preserve"> of several data</w:t>
      </w:r>
      <w:r w:rsidR="00456C7F" w:rsidRPr="00A777F4">
        <w:rPr>
          <w:rFonts w:ascii="Times New Roman" w:hAnsi="Times New Roman" w:cs="Times New Roman"/>
          <w:bCs/>
        </w:rPr>
        <w:t xml:space="preserve">. </w:t>
      </w:r>
      <w:r w:rsidR="00A27365" w:rsidRPr="00A777F4">
        <w:rPr>
          <w:rFonts w:ascii="Times New Roman" w:hAnsi="Times New Roman" w:cs="Times New Roman"/>
          <w:bCs/>
        </w:rPr>
        <w:t>For instance, some individuals have moved in and out of the HDSS multiple times; however, not all of these movements were consistent, resulting in individuals moving in without initially moving out of the study area</w:t>
      </w:r>
      <w:r w:rsidR="002E2BCE" w:rsidRPr="00A777F4">
        <w:rPr>
          <w:rFonts w:ascii="Times New Roman" w:hAnsi="Times New Roman" w:cs="Times New Roman"/>
          <w:bCs/>
        </w:rPr>
        <w:t xml:space="preserve">. </w:t>
      </w:r>
      <w:r w:rsidR="007F5F98" w:rsidRPr="00A777F4">
        <w:rPr>
          <w:rFonts w:ascii="Times New Roman" w:hAnsi="Times New Roman" w:cs="Times New Roman"/>
          <w:bCs/>
        </w:rPr>
        <w:t xml:space="preserve">Other issues </w:t>
      </w:r>
      <w:r w:rsidR="007F5F98" w:rsidRPr="00A777F4">
        <w:rPr>
          <w:rFonts w:ascii="Times New Roman" w:hAnsi="Times New Roman" w:cs="Times New Roman"/>
        </w:rPr>
        <w:t xml:space="preserve">found were some individuals have </w:t>
      </w:r>
      <w:r w:rsidR="000111A2" w:rsidRPr="00A777F4">
        <w:rPr>
          <w:rFonts w:ascii="Times New Roman" w:hAnsi="Times New Roman" w:cs="Times New Roman"/>
        </w:rPr>
        <w:t>end dates before their start dates</w:t>
      </w:r>
      <w:r w:rsidR="00E50E15" w:rsidRPr="00A777F4">
        <w:rPr>
          <w:rFonts w:ascii="Times New Roman" w:hAnsi="Times New Roman" w:cs="Times New Roman"/>
        </w:rPr>
        <w:t xml:space="preserve">, and </w:t>
      </w:r>
      <w:r w:rsidR="00B82F44">
        <w:rPr>
          <w:rFonts w:ascii="Times New Roman" w:hAnsi="Times New Roman" w:cs="Times New Roman"/>
        </w:rPr>
        <w:t xml:space="preserve">not all of </w:t>
      </w:r>
      <w:r w:rsidR="00E50E15" w:rsidRPr="00A777F4">
        <w:rPr>
          <w:rFonts w:ascii="Times New Roman" w:hAnsi="Times New Roman" w:cs="Times New Roman"/>
        </w:rPr>
        <w:t>such events could be migrated into HDSS Explorer</w:t>
      </w:r>
      <w:r w:rsidR="000111A2" w:rsidRPr="00A777F4">
        <w:rPr>
          <w:rFonts w:ascii="Times New Roman" w:hAnsi="Times New Roman" w:cs="Times New Roman"/>
        </w:rPr>
        <w:t xml:space="preserve">. </w:t>
      </w:r>
    </w:p>
    <w:p w14:paraId="2B768444" w14:textId="162A3673" w:rsidR="00A27B0D" w:rsidRPr="00A777F4" w:rsidRDefault="00A27B0D" w:rsidP="00A726ED">
      <w:pPr>
        <w:spacing w:line="276" w:lineRule="auto"/>
        <w:jc w:val="both"/>
        <w:rPr>
          <w:rFonts w:ascii="Times New Roman" w:hAnsi="Times New Roman" w:cs="Times New Roman"/>
        </w:rPr>
      </w:pPr>
      <w:r w:rsidRPr="00A777F4">
        <w:rPr>
          <w:rFonts w:ascii="Times New Roman" w:hAnsi="Times New Roman" w:cs="Times New Roman"/>
        </w:rPr>
        <w:t>Figure 1</w:t>
      </w:r>
      <w:r w:rsidR="000F7FE0" w:rsidRPr="00A777F4">
        <w:rPr>
          <w:rFonts w:ascii="Times New Roman" w:hAnsi="Times New Roman" w:cs="Times New Roman"/>
        </w:rPr>
        <w:t xml:space="preserve"> shows the </w:t>
      </w:r>
      <w:r w:rsidRPr="00A777F4">
        <w:rPr>
          <w:rFonts w:ascii="Times New Roman" w:hAnsi="Times New Roman" w:cs="Times New Roman"/>
        </w:rPr>
        <w:t xml:space="preserve">population trends for both </w:t>
      </w:r>
      <w:r w:rsidR="00406017" w:rsidRPr="00A777F4">
        <w:rPr>
          <w:rFonts w:ascii="Times New Roman" w:hAnsi="Times New Roman" w:cs="Times New Roman"/>
        </w:rPr>
        <w:t>HRS2 data and HDSS Explorer data</w:t>
      </w:r>
      <w:r w:rsidR="00945AF1" w:rsidRPr="00A777F4">
        <w:rPr>
          <w:rFonts w:ascii="Times New Roman" w:hAnsi="Times New Roman" w:cs="Times New Roman"/>
        </w:rPr>
        <w:t>.</w:t>
      </w:r>
    </w:p>
    <w:p w14:paraId="10A807B8" w14:textId="77777777" w:rsidR="001A081E" w:rsidRDefault="001A081E" w:rsidP="001A081E">
      <w:pPr>
        <w:pStyle w:val="ListParagraph"/>
        <w:spacing w:line="276" w:lineRule="auto"/>
        <w:jc w:val="both"/>
        <w:rPr>
          <w:ins w:id="9" w:author="Timothy Awine" w:date="2025-03-23T14:29:00Z" w16du:dateUtc="2025-03-23T14:29:00Z"/>
          <w:rFonts w:ascii="Times New Roman" w:hAnsi="Times New Roman" w:cs="Times New Roman"/>
        </w:rPr>
      </w:pPr>
    </w:p>
    <w:p w14:paraId="10594A55" w14:textId="77777777" w:rsidR="001A081E" w:rsidRDefault="001A081E" w:rsidP="001A081E">
      <w:pPr>
        <w:pStyle w:val="ListParagraph"/>
        <w:spacing w:line="276" w:lineRule="auto"/>
        <w:jc w:val="both"/>
        <w:rPr>
          <w:ins w:id="10" w:author="Timothy Awine" w:date="2025-03-23T14:29:00Z" w16du:dateUtc="2025-03-23T14:29:00Z"/>
          <w:rFonts w:ascii="Times New Roman" w:hAnsi="Times New Roman" w:cs="Times New Roman"/>
        </w:rPr>
      </w:pPr>
    </w:p>
    <w:p w14:paraId="7D694AF7" w14:textId="14941794" w:rsidR="00406017" w:rsidRDefault="00406017" w:rsidP="001A081E">
      <w:pPr>
        <w:pStyle w:val="ListParagraph"/>
        <w:spacing w:line="276" w:lineRule="auto"/>
        <w:jc w:val="both"/>
        <w:rPr>
          <w:rFonts w:ascii="Times New Roman" w:hAnsi="Times New Roman" w:cs="Times New Roman"/>
        </w:rPr>
      </w:pPr>
      <w:r w:rsidRPr="00A777F4">
        <w:rPr>
          <w:rFonts w:ascii="Times New Roman" w:hAnsi="Times New Roman" w:cs="Times New Roman"/>
        </w:rPr>
        <w:lastRenderedPageBreak/>
        <w:t>Fig</w:t>
      </w:r>
      <w:r w:rsidR="008B6615">
        <w:rPr>
          <w:rFonts w:ascii="Times New Roman" w:hAnsi="Times New Roman" w:cs="Times New Roman"/>
        </w:rPr>
        <w:t>ure</w:t>
      </w:r>
      <w:r w:rsidRPr="00A777F4">
        <w:rPr>
          <w:rFonts w:ascii="Times New Roman" w:hAnsi="Times New Roman" w:cs="Times New Roman"/>
        </w:rPr>
        <w:t xml:space="preserve"> 1. Overall population trends by year using HRS2 Data set. </w:t>
      </w:r>
    </w:p>
    <w:p w14:paraId="0D4E5B49" w14:textId="77777777" w:rsidR="00275273" w:rsidRPr="00A777F4" w:rsidRDefault="00275273" w:rsidP="00275273">
      <w:pPr>
        <w:pStyle w:val="ListParagraph"/>
        <w:spacing w:line="276" w:lineRule="auto"/>
        <w:jc w:val="both"/>
        <w:rPr>
          <w:rFonts w:ascii="Times New Roman" w:hAnsi="Times New Roman" w:cs="Times New Roman"/>
        </w:rPr>
      </w:pPr>
    </w:p>
    <w:p w14:paraId="16DD2881" w14:textId="6C779232" w:rsidR="000472C8" w:rsidRPr="00A777F4" w:rsidRDefault="000F7FE0" w:rsidP="00945AF1">
      <w:pPr>
        <w:pStyle w:val="ListParagraph"/>
        <w:spacing w:line="276" w:lineRule="auto"/>
        <w:jc w:val="both"/>
        <w:rPr>
          <w:rFonts w:ascii="Times New Roman" w:hAnsi="Times New Roman" w:cs="Times New Roman"/>
        </w:rPr>
      </w:pPr>
      <w:r w:rsidRPr="00A777F4">
        <w:rPr>
          <w:rFonts w:ascii="Times New Roman" w:hAnsi="Times New Roman" w:cs="Times New Roman"/>
          <w:noProof/>
        </w:rPr>
        <w:drawing>
          <wp:inline distT="0" distB="0" distL="0" distR="0" wp14:anchorId="2FF20F1E" wp14:editId="16EF41A7">
            <wp:extent cx="5561463" cy="27082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3910" cy="2738685"/>
                    </a:xfrm>
                    <a:prstGeom prst="rect">
                      <a:avLst/>
                    </a:prstGeom>
                    <a:noFill/>
                    <a:ln>
                      <a:noFill/>
                    </a:ln>
                  </pic:spPr>
                </pic:pic>
              </a:graphicData>
            </a:graphic>
          </wp:inline>
        </w:drawing>
      </w:r>
    </w:p>
    <w:p w14:paraId="0E1CA90E" w14:textId="0A148C81" w:rsidR="00A54BBD" w:rsidRPr="00A777F4" w:rsidRDefault="002C377F" w:rsidP="00A726ED">
      <w:pPr>
        <w:spacing w:line="276" w:lineRule="auto"/>
        <w:jc w:val="both"/>
        <w:rPr>
          <w:rFonts w:ascii="Times New Roman" w:hAnsi="Times New Roman" w:cs="Times New Roman"/>
          <w:bCs/>
        </w:rPr>
      </w:pPr>
      <w:r w:rsidRPr="00A777F4">
        <w:rPr>
          <w:rFonts w:ascii="Times New Roman" w:hAnsi="Times New Roman" w:cs="Times New Roman"/>
          <w:bCs/>
        </w:rPr>
        <w:t>The discussion then focused on</w:t>
      </w:r>
      <w:r w:rsidR="003276FF" w:rsidRPr="00A777F4">
        <w:rPr>
          <w:rFonts w:ascii="Times New Roman" w:hAnsi="Times New Roman" w:cs="Times New Roman"/>
          <w:bCs/>
        </w:rPr>
        <w:t xml:space="preserve"> </w:t>
      </w:r>
      <w:r w:rsidR="001F74BB">
        <w:rPr>
          <w:rFonts w:ascii="Times New Roman" w:hAnsi="Times New Roman" w:cs="Times New Roman"/>
          <w:bCs/>
        </w:rPr>
        <w:t>selecting the most appropriate dataset for this analysis to minimize bias resulting from the reduced data</w:t>
      </w:r>
      <w:r w:rsidR="003276FF" w:rsidRPr="00A777F4">
        <w:rPr>
          <w:rFonts w:ascii="Times New Roman" w:hAnsi="Times New Roman" w:cs="Times New Roman"/>
          <w:bCs/>
        </w:rPr>
        <w:t xml:space="preserve"> in some datasets. The team agreed to use</w:t>
      </w:r>
      <w:r w:rsidR="00A726ED" w:rsidRPr="00A777F4">
        <w:rPr>
          <w:rFonts w:ascii="Times New Roman" w:hAnsi="Times New Roman" w:cs="Times New Roman"/>
          <w:bCs/>
        </w:rPr>
        <w:t xml:space="preserve"> </w:t>
      </w:r>
      <w:r w:rsidR="00F97738">
        <w:rPr>
          <w:rFonts w:ascii="Times New Roman" w:hAnsi="Times New Roman" w:cs="Times New Roman"/>
          <w:bCs/>
        </w:rPr>
        <w:t>Round 93 data after several explorations and considerations,</w:t>
      </w:r>
      <w:r w:rsidR="00AC67DD" w:rsidRPr="00A777F4">
        <w:rPr>
          <w:rFonts w:ascii="Times New Roman" w:hAnsi="Times New Roman" w:cs="Times New Roman"/>
          <w:bCs/>
        </w:rPr>
        <w:t xml:space="preserve"> and the cut period for the analysis should be from 2018 to </w:t>
      </w:r>
      <w:r w:rsidR="00C24B21" w:rsidRPr="00A777F4">
        <w:rPr>
          <w:rFonts w:ascii="Times New Roman" w:hAnsi="Times New Roman" w:cs="Times New Roman"/>
          <w:bCs/>
        </w:rPr>
        <w:t>2022.</w:t>
      </w:r>
      <w:r w:rsidR="003276FF" w:rsidRPr="00A777F4">
        <w:rPr>
          <w:rFonts w:ascii="Times New Roman" w:hAnsi="Times New Roman" w:cs="Times New Roman"/>
          <w:bCs/>
        </w:rPr>
        <w:t xml:space="preserve"> </w:t>
      </w:r>
      <w:r w:rsidR="000D04EC" w:rsidRPr="00A777F4">
        <w:rPr>
          <w:rFonts w:ascii="Times New Roman" w:hAnsi="Times New Roman" w:cs="Times New Roman"/>
          <w:bCs/>
        </w:rPr>
        <w:t>These datasets</w:t>
      </w:r>
      <w:r w:rsidR="003276FF" w:rsidRPr="00A777F4">
        <w:rPr>
          <w:rFonts w:ascii="Times New Roman" w:hAnsi="Times New Roman" w:cs="Times New Roman"/>
          <w:bCs/>
        </w:rPr>
        <w:t xml:space="preserve"> had higher population sizes and </w:t>
      </w:r>
      <w:r w:rsidR="00F97738">
        <w:rPr>
          <w:rFonts w:ascii="Times New Roman" w:hAnsi="Times New Roman" w:cs="Times New Roman"/>
          <w:bCs/>
        </w:rPr>
        <w:t xml:space="preserve">recorded more events to estimate certain demographic indicators </w:t>
      </w:r>
      <w:r w:rsidR="003276FF" w:rsidRPr="00A777F4">
        <w:rPr>
          <w:rFonts w:ascii="Times New Roman" w:hAnsi="Times New Roman" w:cs="Times New Roman"/>
          <w:bCs/>
        </w:rPr>
        <w:t xml:space="preserve">compared to </w:t>
      </w:r>
      <w:r w:rsidR="0078375E" w:rsidRPr="00A777F4">
        <w:rPr>
          <w:rFonts w:ascii="Times New Roman" w:hAnsi="Times New Roman" w:cs="Times New Roman"/>
          <w:bCs/>
        </w:rPr>
        <w:t xml:space="preserve">the most recent </w:t>
      </w:r>
      <w:r w:rsidR="003276FF" w:rsidRPr="00A777F4">
        <w:rPr>
          <w:rFonts w:ascii="Times New Roman" w:hAnsi="Times New Roman" w:cs="Times New Roman"/>
          <w:bCs/>
        </w:rPr>
        <w:t>dataset</w:t>
      </w:r>
      <w:r w:rsidR="00F10F62" w:rsidRPr="00A777F4">
        <w:rPr>
          <w:rFonts w:ascii="Times New Roman" w:hAnsi="Times New Roman" w:cs="Times New Roman"/>
          <w:bCs/>
        </w:rPr>
        <w:t>.</w:t>
      </w:r>
      <w:r w:rsidR="003276FF" w:rsidRPr="00A777F4">
        <w:rPr>
          <w:rFonts w:ascii="Times New Roman" w:hAnsi="Times New Roman" w:cs="Times New Roman"/>
          <w:bCs/>
        </w:rPr>
        <w:t xml:space="preserve"> </w:t>
      </w:r>
      <w:r w:rsidR="00607239" w:rsidRPr="00A777F4">
        <w:rPr>
          <w:rFonts w:ascii="Times New Roman" w:hAnsi="Times New Roman" w:cs="Times New Roman"/>
          <w:bCs/>
        </w:rPr>
        <w:t xml:space="preserve"> </w:t>
      </w:r>
    </w:p>
    <w:p w14:paraId="1C5EFA84" w14:textId="675D6701" w:rsidR="00945AF1" w:rsidRPr="00A777F4" w:rsidRDefault="00CA0D8B" w:rsidP="00A726ED">
      <w:pPr>
        <w:spacing w:line="276" w:lineRule="auto"/>
        <w:jc w:val="both"/>
        <w:rPr>
          <w:rFonts w:ascii="Times New Roman" w:hAnsi="Times New Roman" w:cs="Times New Roman"/>
          <w:bCs/>
        </w:rPr>
      </w:pPr>
      <w:r w:rsidRPr="00A777F4">
        <w:rPr>
          <w:rFonts w:ascii="Times New Roman" w:hAnsi="Times New Roman" w:cs="Times New Roman"/>
          <w:bCs/>
        </w:rPr>
        <w:t xml:space="preserve">The team also assessed the BHDSS data for its quality and completeness </w:t>
      </w:r>
      <w:r w:rsidR="00974F48" w:rsidRPr="00A777F4">
        <w:rPr>
          <w:rFonts w:ascii="Times New Roman" w:hAnsi="Times New Roman" w:cs="Times New Roman"/>
          <w:bCs/>
        </w:rPr>
        <w:t>for</w:t>
      </w:r>
      <w:r w:rsidRPr="00A777F4">
        <w:rPr>
          <w:rFonts w:ascii="Times New Roman" w:hAnsi="Times New Roman" w:cs="Times New Roman"/>
          <w:bCs/>
        </w:rPr>
        <w:t xml:space="preserve"> the analysis. Basic descriptive analyses were conducted to evaluate trends in key demographic indicators. However, it was observed that since 202</w:t>
      </w:r>
      <w:r w:rsidR="003F2AB6">
        <w:rPr>
          <w:rFonts w:ascii="Times New Roman" w:hAnsi="Times New Roman" w:cs="Times New Roman"/>
          <w:bCs/>
        </w:rPr>
        <w:t>3</w:t>
      </w:r>
      <w:r w:rsidRPr="00A777F4">
        <w:rPr>
          <w:rFonts w:ascii="Times New Roman" w:hAnsi="Times New Roman" w:cs="Times New Roman"/>
          <w:bCs/>
        </w:rPr>
        <w:t>, there has been a consistent decline in the number of key events recorded in the data</w:t>
      </w:r>
      <w:r w:rsidR="00945AF1" w:rsidRPr="00A777F4">
        <w:rPr>
          <w:rFonts w:ascii="Times New Roman" w:hAnsi="Times New Roman" w:cs="Times New Roman"/>
          <w:bCs/>
        </w:rPr>
        <w:t xml:space="preserve"> (</w:t>
      </w:r>
      <w:r w:rsidR="00D8172B">
        <w:rPr>
          <w:rFonts w:ascii="Times New Roman" w:hAnsi="Times New Roman" w:cs="Times New Roman"/>
          <w:bCs/>
        </w:rPr>
        <w:t>F</w:t>
      </w:r>
      <w:r w:rsidR="00945AF1" w:rsidRPr="00A777F4">
        <w:rPr>
          <w:rFonts w:ascii="Times New Roman" w:hAnsi="Times New Roman" w:cs="Times New Roman"/>
          <w:bCs/>
        </w:rPr>
        <w:t>ig</w:t>
      </w:r>
      <w:r w:rsidR="008B6615">
        <w:rPr>
          <w:rFonts w:ascii="Times New Roman" w:hAnsi="Times New Roman" w:cs="Times New Roman"/>
          <w:bCs/>
        </w:rPr>
        <w:t>ure</w:t>
      </w:r>
      <w:r w:rsidR="00945AF1" w:rsidRPr="00A777F4">
        <w:rPr>
          <w:rFonts w:ascii="Times New Roman" w:hAnsi="Times New Roman" w:cs="Times New Roman"/>
          <w:bCs/>
        </w:rPr>
        <w:t xml:space="preserve"> 2)</w:t>
      </w:r>
      <w:r w:rsidRPr="00A777F4">
        <w:rPr>
          <w:rFonts w:ascii="Times New Roman" w:hAnsi="Times New Roman" w:cs="Times New Roman"/>
          <w:bCs/>
        </w:rPr>
        <w:t>.</w:t>
      </w:r>
    </w:p>
    <w:p w14:paraId="2B6D1009" w14:textId="77777777" w:rsidR="001A081E" w:rsidRDefault="001A081E" w:rsidP="00A726ED">
      <w:pPr>
        <w:spacing w:line="276" w:lineRule="auto"/>
        <w:jc w:val="both"/>
        <w:rPr>
          <w:ins w:id="11" w:author="Timothy Awine" w:date="2025-03-23T14:29:00Z" w16du:dateUtc="2025-03-23T14:29:00Z"/>
          <w:rFonts w:ascii="Times New Roman" w:hAnsi="Times New Roman" w:cs="Times New Roman"/>
          <w:bCs/>
        </w:rPr>
      </w:pPr>
    </w:p>
    <w:p w14:paraId="7179D09B" w14:textId="77777777" w:rsidR="001A081E" w:rsidRDefault="001A081E" w:rsidP="00A726ED">
      <w:pPr>
        <w:spacing w:line="276" w:lineRule="auto"/>
        <w:jc w:val="both"/>
        <w:rPr>
          <w:ins w:id="12" w:author="Timothy Awine" w:date="2025-03-23T14:29:00Z" w16du:dateUtc="2025-03-23T14:29:00Z"/>
          <w:rFonts w:ascii="Times New Roman" w:hAnsi="Times New Roman" w:cs="Times New Roman"/>
          <w:bCs/>
        </w:rPr>
      </w:pPr>
    </w:p>
    <w:p w14:paraId="71226C82" w14:textId="77777777" w:rsidR="001A081E" w:rsidRDefault="001A081E" w:rsidP="00A726ED">
      <w:pPr>
        <w:spacing w:line="276" w:lineRule="auto"/>
        <w:jc w:val="both"/>
        <w:rPr>
          <w:ins w:id="13" w:author="Timothy Awine" w:date="2025-03-23T14:29:00Z" w16du:dateUtc="2025-03-23T14:29:00Z"/>
          <w:rFonts w:ascii="Times New Roman" w:hAnsi="Times New Roman" w:cs="Times New Roman"/>
          <w:bCs/>
        </w:rPr>
      </w:pPr>
    </w:p>
    <w:p w14:paraId="786FD2EE" w14:textId="77777777" w:rsidR="001A081E" w:rsidRDefault="001A081E" w:rsidP="00A726ED">
      <w:pPr>
        <w:spacing w:line="276" w:lineRule="auto"/>
        <w:jc w:val="both"/>
        <w:rPr>
          <w:ins w:id="14" w:author="Timothy Awine" w:date="2025-03-23T14:29:00Z" w16du:dateUtc="2025-03-23T14:29:00Z"/>
          <w:rFonts w:ascii="Times New Roman" w:hAnsi="Times New Roman" w:cs="Times New Roman"/>
          <w:bCs/>
        </w:rPr>
      </w:pPr>
    </w:p>
    <w:p w14:paraId="1D922233" w14:textId="77777777" w:rsidR="001A081E" w:rsidRDefault="001A081E" w:rsidP="00A726ED">
      <w:pPr>
        <w:spacing w:line="276" w:lineRule="auto"/>
        <w:jc w:val="both"/>
        <w:rPr>
          <w:ins w:id="15" w:author="Timothy Awine" w:date="2025-03-23T14:29:00Z" w16du:dateUtc="2025-03-23T14:29:00Z"/>
          <w:rFonts w:ascii="Times New Roman" w:hAnsi="Times New Roman" w:cs="Times New Roman"/>
          <w:bCs/>
        </w:rPr>
      </w:pPr>
    </w:p>
    <w:p w14:paraId="5A1D561A" w14:textId="77777777" w:rsidR="001A081E" w:rsidRDefault="001A081E" w:rsidP="00A726ED">
      <w:pPr>
        <w:spacing w:line="276" w:lineRule="auto"/>
        <w:jc w:val="both"/>
        <w:rPr>
          <w:ins w:id="16" w:author="Timothy Awine" w:date="2025-03-23T14:29:00Z" w16du:dateUtc="2025-03-23T14:29:00Z"/>
          <w:rFonts w:ascii="Times New Roman" w:hAnsi="Times New Roman" w:cs="Times New Roman"/>
          <w:bCs/>
        </w:rPr>
      </w:pPr>
    </w:p>
    <w:p w14:paraId="529A5A75" w14:textId="77777777" w:rsidR="001A081E" w:rsidRDefault="001A081E" w:rsidP="00A726ED">
      <w:pPr>
        <w:spacing w:line="276" w:lineRule="auto"/>
        <w:jc w:val="both"/>
        <w:rPr>
          <w:ins w:id="17" w:author="Timothy Awine" w:date="2025-03-23T14:29:00Z" w16du:dateUtc="2025-03-23T14:29:00Z"/>
          <w:rFonts w:ascii="Times New Roman" w:hAnsi="Times New Roman" w:cs="Times New Roman"/>
          <w:bCs/>
        </w:rPr>
      </w:pPr>
    </w:p>
    <w:p w14:paraId="527AA087" w14:textId="77777777" w:rsidR="001A081E" w:rsidRDefault="001A081E" w:rsidP="00A726ED">
      <w:pPr>
        <w:spacing w:line="276" w:lineRule="auto"/>
        <w:jc w:val="both"/>
        <w:rPr>
          <w:ins w:id="18" w:author="Timothy Awine" w:date="2025-03-23T14:29:00Z" w16du:dateUtc="2025-03-23T14:29:00Z"/>
          <w:rFonts w:ascii="Times New Roman" w:hAnsi="Times New Roman" w:cs="Times New Roman"/>
          <w:bCs/>
        </w:rPr>
      </w:pPr>
    </w:p>
    <w:p w14:paraId="1E654F83" w14:textId="77777777" w:rsidR="001A081E" w:rsidRDefault="001A081E" w:rsidP="00A726ED">
      <w:pPr>
        <w:spacing w:line="276" w:lineRule="auto"/>
        <w:jc w:val="both"/>
        <w:rPr>
          <w:ins w:id="19" w:author="Timothy Awine" w:date="2025-03-23T14:29:00Z" w16du:dateUtc="2025-03-23T14:29:00Z"/>
          <w:rFonts w:ascii="Times New Roman" w:hAnsi="Times New Roman" w:cs="Times New Roman"/>
          <w:bCs/>
        </w:rPr>
      </w:pPr>
    </w:p>
    <w:p w14:paraId="09BA29A9" w14:textId="77777777" w:rsidR="001A081E" w:rsidRDefault="001A081E" w:rsidP="00A726ED">
      <w:pPr>
        <w:spacing w:line="276" w:lineRule="auto"/>
        <w:jc w:val="both"/>
        <w:rPr>
          <w:ins w:id="20" w:author="Timothy Awine" w:date="2025-03-23T14:29:00Z" w16du:dateUtc="2025-03-23T14:29:00Z"/>
          <w:rFonts w:ascii="Times New Roman" w:hAnsi="Times New Roman" w:cs="Times New Roman"/>
          <w:bCs/>
        </w:rPr>
      </w:pPr>
    </w:p>
    <w:p w14:paraId="1B20F222" w14:textId="1BF46457" w:rsidR="00945AF1" w:rsidRPr="00A777F4" w:rsidRDefault="00945AF1" w:rsidP="00A726ED">
      <w:pPr>
        <w:spacing w:line="276" w:lineRule="auto"/>
        <w:jc w:val="both"/>
        <w:rPr>
          <w:rFonts w:ascii="Times New Roman" w:hAnsi="Times New Roman" w:cs="Times New Roman"/>
          <w:bCs/>
        </w:rPr>
      </w:pPr>
      <w:r w:rsidRPr="00A777F4">
        <w:rPr>
          <w:rFonts w:ascii="Times New Roman" w:hAnsi="Times New Roman" w:cs="Times New Roman"/>
          <w:bCs/>
        </w:rPr>
        <w:lastRenderedPageBreak/>
        <w:t xml:space="preserve">Figure 2: Overall population trends of </w:t>
      </w:r>
      <w:r w:rsidR="003F5706" w:rsidRPr="00A777F4">
        <w:rPr>
          <w:rFonts w:ascii="Times New Roman" w:hAnsi="Times New Roman" w:cs="Times New Roman"/>
          <w:bCs/>
        </w:rPr>
        <w:t xml:space="preserve">BDHSS </w:t>
      </w:r>
      <w:r w:rsidRPr="00A777F4">
        <w:rPr>
          <w:rFonts w:ascii="Times New Roman" w:hAnsi="Times New Roman" w:cs="Times New Roman"/>
          <w:bCs/>
        </w:rPr>
        <w:t xml:space="preserve">by year </w:t>
      </w:r>
    </w:p>
    <w:p w14:paraId="3D9B0736" w14:textId="77777777" w:rsidR="00945AF1" w:rsidRPr="00A777F4" w:rsidRDefault="00945AF1" w:rsidP="00A726ED">
      <w:pPr>
        <w:spacing w:line="276" w:lineRule="auto"/>
        <w:jc w:val="both"/>
        <w:rPr>
          <w:rFonts w:ascii="Times New Roman" w:hAnsi="Times New Roman" w:cs="Times New Roman"/>
          <w:bCs/>
        </w:rPr>
      </w:pPr>
      <w:r w:rsidRPr="00A777F4">
        <w:rPr>
          <w:rFonts w:ascii="Times New Roman" w:hAnsi="Times New Roman" w:cs="Times New Roman"/>
          <w:noProof/>
        </w:rPr>
        <w:drawing>
          <wp:inline distT="0" distB="0" distL="0" distR="0" wp14:anchorId="342D9CAD" wp14:editId="54E067D3">
            <wp:extent cx="5943600" cy="3565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5233"/>
                    </a:xfrm>
                    <a:prstGeom prst="rect">
                      <a:avLst/>
                    </a:prstGeom>
                  </pic:spPr>
                </pic:pic>
              </a:graphicData>
            </a:graphic>
          </wp:inline>
        </w:drawing>
      </w:r>
      <w:r w:rsidR="00CA0D8B" w:rsidRPr="00A777F4">
        <w:rPr>
          <w:rFonts w:ascii="Times New Roman" w:hAnsi="Times New Roman" w:cs="Times New Roman"/>
          <w:bCs/>
        </w:rPr>
        <w:t xml:space="preserve"> </w:t>
      </w:r>
    </w:p>
    <w:p w14:paraId="65B12B52" w14:textId="003FE12D" w:rsidR="00007A3F" w:rsidRPr="00A777F4" w:rsidRDefault="003F5706" w:rsidP="00A726ED">
      <w:pPr>
        <w:spacing w:line="276" w:lineRule="auto"/>
        <w:jc w:val="both"/>
        <w:rPr>
          <w:rFonts w:ascii="Times New Roman" w:hAnsi="Times New Roman" w:cs="Times New Roman"/>
          <w:bCs/>
        </w:rPr>
      </w:pPr>
      <w:r w:rsidRPr="00A777F4">
        <w:rPr>
          <w:rFonts w:ascii="Times New Roman" w:hAnsi="Times New Roman" w:cs="Times New Roman"/>
          <w:bCs/>
        </w:rPr>
        <w:t>Additionally, s</w:t>
      </w:r>
      <w:r w:rsidR="00CA0D8B" w:rsidRPr="00A777F4">
        <w:rPr>
          <w:rFonts w:ascii="Times New Roman" w:hAnsi="Times New Roman" w:cs="Times New Roman"/>
          <w:bCs/>
        </w:rPr>
        <w:t xml:space="preserve">ome of the generated mortality indicators </w:t>
      </w:r>
      <w:r w:rsidR="00CA6F48" w:rsidRPr="00A777F4">
        <w:rPr>
          <w:rFonts w:ascii="Times New Roman" w:hAnsi="Times New Roman" w:cs="Times New Roman"/>
          <w:bCs/>
        </w:rPr>
        <w:t xml:space="preserve">(see Table 1) </w:t>
      </w:r>
      <w:r w:rsidR="00CA0D8B" w:rsidRPr="00A777F4">
        <w:rPr>
          <w:rFonts w:ascii="Times New Roman" w:hAnsi="Times New Roman" w:cs="Times New Roman"/>
          <w:bCs/>
        </w:rPr>
        <w:t>were misleading</w:t>
      </w:r>
      <w:r w:rsidR="00974F48" w:rsidRPr="00A777F4">
        <w:rPr>
          <w:rFonts w:ascii="Times New Roman" w:hAnsi="Times New Roman" w:cs="Times New Roman"/>
          <w:bCs/>
        </w:rPr>
        <w:t xml:space="preserve"> and </w:t>
      </w:r>
      <w:r w:rsidR="00C07065" w:rsidRPr="00A777F4">
        <w:rPr>
          <w:rFonts w:ascii="Times New Roman" w:hAnsi="Times New Roman" w:cs="Times New Roman"/>
          <w:bCs/>
        </w:rPr>
        <w:t>did</w:t>
      </w:r>
      <w:r w:rsidR="00974F48" w:rsidRPr="00A777F4">
        <w:rPr>
          <w:rFonts w:ascii="Times New Roman" w:hAnsi="Times New Roman" w:cs="Times New Roman"/>
          <w:bCs/>
        </w:rPr>
        <w:t xml:space="preserve"> not accurately reflect the mortality profiles</w:t>
      </w:r>
      <w:r w:rsidR="00CA0D8B" w:rsidRPr="00A777F4">
        <w:rPr>
          <w:rFonts w:ascii="Times New Roman" w:hAnsi="Times New Roman" w:cs="Times New Roman"/>
          <w:bCs/>
        </w:rPr>
        <w:t xml:space="preserve"> of the areas </w:t>
      </w:r>
      <w:r w:rsidR="00974F48" w:rsidRPr="00A777F4">
        <w:rPr>
          <w:rFonts w:ascii="Times New Roman" w:hAnsi="Times New Roman" w:cs="Times New Roman"/>
          <w:bCs/>
        </w:rPr>
        <w:t xml:space="preserve">as </w:t>
      </w:r>
      <w:r w:rsidR="00C07065" w:rsidRPr="00A777F4">
        <w:rPr>
          <w:rFonts w:ascii="Times New Roman" w:hAnsi="Times New Roman" w:cs="Times New Roman"/>
          <w:bCs/>
        </w:rPr>
        <w:t xml:space="preserve">reported </w:t>
      </w:r>
      <w:r w:rsidR="00CA0D8B" w:rsidRPr="00A777F4">
        <w:rPr>
          <w:rFonts w:ascii="Times New Roman" w:hAnsi="Times New Roman" w:cs="Times New Roman"/>
          <w:bCs/>
        </w:rPr>
        <w:t xml:space="preserve">in other national surveys. </w:t>
      </w:r>
      <w:r w:rsidR="00C07065" w:rsidRPr="00A777F4">
        <w:rPr>
          <w:rFonts w:ascii="Times New Roman" w:hAnsi="Times New Roman" w:cs="Times New Roman"/>
          <w:bCs/>
        </w:rPr>
        <w:t>The team</w:t>
      </w:r>
      <w:r w:rsidR="00A75974" w:rsidRPr="00A777F4">
        <w:rPr>
          <w:rFonts w:ascii="Times New Roman" w:hAnsi="Times New Roman" w:cs="Times New Roman"/>
          <w:bCs/>
        </w:rPr>
        <w:t xml:space="preserve">, therefore, concluded that the BHDSS data could not be analysed for a report without further investigations </w:t>
      </w:r>
      <w:r w:rsidR="0057345E" w:rsidRPr="00A777F4">
        <w:rPr>
          <w:rFonts w:ascii="Times New Roman" w:hAnsi="Times New Roman" w:cs="Times New Roman"/>
          <w:bCs/>
        </w:rPr>
        <w:t>and addressing the fieldwork issues</w:t>
      </w:r>
      <w:r w:rsidR="00A75974" w:rsidRPr="00A777F4">
        <w:rPr>
          <w:rFonts w:ascii="Times New Roman" w:hAnsi="Times New Roman" w:cs="Times New Roman"/>
          <w:bCs/>
        </w:rPr>
        <w:t>.</w:t>
      </w:r>
    </w:p>
    <w:p w14:paraId="78CA5CD6" w14:textId="210308C7" w:rsidR="00F16AB1" w:rsidRPr="00A777F4" w:rsidRDefault="00F16AB1" w:rsidP="00A726ED">
      <w:pPr>
        <w:spacing w:line="276" w:lineRule="auto"/>
        <w:jc w:val="both"/>
        <w:rPr>
          <w:rFonts w:ascii="Times New Roman" w:hAnsi="Times New Roman" w:cs="Times New Roman"/>
          <w:bCs/>
        </w:rPr>
      </w:pPr>
      <w:r w:rsidRPr="00A777F4">
        <w:rPr>
          <w:rFonts w:ascii="Times New Roman" w:hAnsi="Times New Roman" w:cs="Times New Roman"/>
          <w:bCs/>
        </w:rPr>
        <w:t xml:space="preserve">The session </w:t>
      </w:r>
      <w:r w:rsidR="00FD2789">
        <w:rPr>
          <w:rFonts w:ascii="Times New Roman" w:hAnsi="Times New Roman" w:cs="Times New Roman"/>
          <w:bCs/>
        </w:rPr>
        <w:t>on day five started at 9 am,</w:t>
      </w:r>
      <w:r w:rsidRPr="00A777F4">
        <w:rPr>
          <w:rFonts w:ascii="Times New Roman" w:hAnsi="Times New Roman" w:cs="Times New Roman"/>
          <w:bCs/>
        </w:rPr>
        <w:t xml:space="preserve"> chaired by GP. Using the </w:t>
      </w:r>
      <w:r w:rsidR="003A483C" w:rsidRPr="00A777F4">
        <w:rPr>
          <w:rFonts w:ascii="Times New Roman" w:hAnsi="Times New Roman" w:cs="Times New Roman"/>
          <w:bCs/>
        </w:rPr>
        <w:t xml:space="preserve">2022 dataset generated by TW, </w:t>
      </w:r>
      <w:r w:rsidR="00C24B21" w:rsidRPr="00A777F4">
        <w:rPr>
          <w:rFonts w:ascii="Times New Roman" w:hAnsi="Times New Roman" w:cs="Times New Roman"/>
          <w:bCs/>
        </w:rPr>
        <w:t>it</w:t>
      </w:r>
      <w:r w:rsidR="003A483C" w:rsidRPr="00A777F4">
        <w:rPr>
          <w:rFonts w:ascii="Times New Roman" w:hAnsi="Times New Roman" w:cs="Times New Roman"/>
          <w:bCs/>
        </w:rPr>
        <w:t xml:space="preserve"> was observed that </w:t>
      </w:r>
      <w:r w:rsidR="00C05C93">
        <w:rPr>
          <w:rFonts w:ascii="Times New Roman" w:hAnsi="Times New Roman" w:cs="Times New Roman"/>
          <w:bCs/>
        </w:rPr>
        <w:t>the number of births estimated from 2018 to 2022 using the individual table was higher than the number</w:t>
      </w:r>
      <w:r w:rsidR="003A483C" w:rsidRPr="00A777F4">
        <w:rPr>
          <w:rFonts w:ascii="Times New Roman" w:hAnsi="Times New Roman" w:cs="Times New Roman"/>
          <w:bCs/>
        </w:rPr>
        <w:t xml:space="preserve"> observed using the residency table. As a </w:t>
      </w:r>
      <w:r w:rsidR="00C24B21" w:rsidRPr="00A777F4">
        <w:rPr>
          <w:rFonts w:ascii="Times New Roman" w:hAnsi="Times New Roman" w:cs="Times New Roman"/>
          <w:bCs/>
        </w:rPr>
        <w:t>result,</w:t>
      </w:r>
      <w:r w:rsidR="003A483C" w:rsidRPr="00A777F4">
        <w:rPr>
          <w:rFonts w:ascii="Times New Roman" w:hAnsi="Times New Roman" w:cs="Times New Roman"/>
          <w:bCs/>
        </w:rPr>
        <w:t xml:space="preserve"> the individual table was used to estimate the </w:t>
      </w:r>
      <w:r w:rsidR="00A865AE" w:rsidRPr="00A777F4">
        <w:rPr>
          <w:rFonts w:ascii="Times New Roman" w:hAnsi="Times New Roman" w:cs="Times New Roman"/>
          <w:bCs/>
        </w:rPr>
        <w:t xml:space="preserve">Total, General, </w:t>
      </w:r>
      <w:r w:rsidR="00C05C93">
        <w:rPr>
          <w:rFonts w:ascii="Times New Roman" w:hAnsi="Times New Roman" w:cs="Times New Roman"/>
          <w:bCs/>
        </w:rPr>
        <w:t>and Age-specific</w:t>
      </w:r>
      <w:r w:rsidR="00C24B21" w:rsidRPr="00A777F4">
        <w:rPr>
          <w:rFonts w:ascii="Times New Roman" w:hAnsi="Times New Roman" w:cs="Times New Roman"/>
          <w:bCs/>
        </w:rPr>
        <w:t xml:space="preserve"> fertility</w:t>
      </w:r>
      <w:r w:rsidR="00EA49E7" w:rsidRPr="00A777F4">
        <w:rPr>
          <w:rFonts w:ascii="Times New Roman" w:hAnsi="Times New Roman" w:cs="Times New Roman"/>
          <w:bCs/>
        </w:rPr>
        <w:t xml:space="preserve"> </w:t>
      </w:r>
      <w:r w:rsidR="003A483C" w:rsidRPr="00A777F4">
        <w:rPr>
          <w:rFonts w:ascii="Times New Roman" w:hAnsi="Times New Roman" w:cs="Times New Roman"/>
          <w:bCs/>
        </w:rPr>
        <w:t xml:space="preserve">birth </w:t>
      </w:r>
      <w:r w:rsidR="00FD2789">
        <w:rPr>
          <w:rFonts w:ascii="Times New Roman" w:hAnsi="Times New Roman" w:cs="Times New Roman"/>
          <w:bCs/>
        </w:rPr>
        <w:t>rates for the period 2018-2022</w:t>
      </w:r>
      <w:r w:rsidR="005A5BE6">
        <w:rPr>
          <w:rFonts w:ascii="Times New Roman" w:hAnsi="Times New Roman" w:cs="Times New Roman"/>
          <w:bCs/>
        </w:rPr>
        <w:t xml:space="preserve">. </w:t>
      </w:r>
      <w:r w:rsidR="007B787A" w:rsidRPr="00A777F4">
        <w:rPr>
          <w:rFonts w:ascii="Times New Roman" w:hAnsi="Times New Roman" w:cs="Times New Roman"/>
          <w:bCs/>
        </w:rPr>
        <w:t xml:space="preserve">The session </w:t>
      </w:r>
      <w:r w:rsidR="00FD2789">
        <w:rPr>
          <w:rFonts w:ascii="Times New Roman" w:hAnsi="Times New Roman" w:cs="Times New Roman"/>
          <w:bCs/>
        </w:rPr>
        <w:t xml:space="preserve">concluded with a debriefing at 1 </w:t>
      </w:r>
      <w:r w:rsidR="00811F74" w:rsidRPr="00A777F4">
        <w:rPr>
          <w:rFonts w:ascii="Times New Roman" w:hAnsi="Times New Roman" w:cs="Times New Roman"/>
          <w:bCs/>
        </w:rPr>
        <w:t>pm</w:t>
      </w:r>
      <w:r w:rsidR="003C06BA" w:rsidRPr="00A777F4">
        <w:rPr>
          <w:rFonts w:ascii="Times New Roman" w:hAnsi="Times New Roman" w:cs="Times New Roman"/>
          <w:bCs/>
        </w:rPr>
        <w:t>.</w:t>
      </w:r>
    </w:p>
    <w:p w14:paraId="505F01E7" w14:textId="7146BD07" w:rsidR="003B6CFB" w:rsidDel="00633CB3" w:rsidRDefault="003B6CFB" w:rsidP="00A726ED">
      <w:pPr>
        <w:spacing w:line="276" w:lineRule="auto"/>
        <w:jc w:val="both"/>
        <w:rPr>
          <w:del w:id="21" w:author="Timothy Awine" w:date="2025-03-23T14:29:00Z" w16du:dateUtc="2025-03-23T14:29:00Z"/>
          <w:rFonts w:ascii="Times New Roman" w:hAnsi="Times New Roman" w:cs="Times New Roman"/>
          <w:bCs/>
        </w:rPr>
      </w:pPr>
    </w:p>
    <w:p w14:paraId="52D47F41" w14:textId="77777777" w:rsidR="008B6615" w:rsidRPr="00A777F4" w:rsidRDefault="008B6615" w:rsidP="00A726ED">
      <w:pPr>
        <w:spacing w:line="276" w:lineRule="auto"/>
        <w:jc w:val="both"/>
        <w:rPr>
          <w:rFonts w:ascii="Times New Roman" w:hAnsi="Times New Roman" w:cs="Times New Roman"/>
          <w:bCs/>
        </w:rPr>
      </w:pPr>
    </w:p>
    <w:p w14:paraId="561D8B72" w14:textId="50E213E2" w:rsidR="005503BB" w:rsidRPr="00A777F4" w:rsidRDefault="00DB3D4D" w:rsidP="00A726ED">
      <w:pPr>
        <w:spacing w:line="276" w:lineRule="auto"/>
        <w:jc w:val="both"/>
        <w:rPr>
          <w:rFonts w:ascii="Times New Roman" w:hAnsi="Times New Roman" w:cs="Times New Roman"/>
          <w:b/>
          <w:bCs/>
        </w:rPr>
      </w:pPr>
      <w:r w:rsidRPr="00A777F4">
        <w:rPr>
          <w:rFonts w:ascii="Times New Roman" w:hAnsi="Times New Roman" w:cs="Times New Roman"/>
          <w:b/>
          <w:bCs/>
        </w:rPr>
        <w:t>Way Forward</w:t>
      </w:r>
    </w:p>
    <w:p w14:paraId="0C21B739" w14:textId="37868B0B" w:rsidR="00DB3D4D" w:rsidRPr="00A777F4" w:rsidRDefault="00DB3D4D" w:rsidP="00DB3D4D">
      <w:pPr>
        <w:pStyle w:val="ListParagraph"/>
        <w:numPr>
          <w:ilvl w:val="0"/>
          <w:numId w:val="23"/>
        </w:numPr>
        <w:spacing w:line="276" w:lineRule="auto"/>
        <w:jc w:val="both"/>
        <w:rPr>
          <w:rFonts w:ascii="Times New Roman" w:hAnsi="Times New Roman" w:cs="Times New Roman"/>
          <w:b/>
          <w:bCs/>
        </w:rPr>
      </w:pPr>
      <w:r w:rsidRPr="00A777F4">
        <w:rPr>
          <w:rFonts w:ascii="Times New Roman" w:hAnsi="Times New Roman" w:cs="Times New Roman"/>
          <w:bCs/>
        </w:rPr>
        <w:t xml:space="preserve">An urgent meeting needs to </w:t>
      </w:r>
      <w:r w:rsidR="00C05C93">
        <w:rPr>
          <w:rFonts w:ascii="Times New Roman" w:hAnsi="Times New Roman" w:cs="Times New Roman"/>
          <w:bCs/>
        </w:rPr>
        <w:t xml:space="preserve">be </w:t>
      </w:r>
      <w:r w:rsidRPr="00A777F4">
        <w:rPr>
          <w:rFonts w:ascii="Times New Roman" w:hAnsi="Times New Roman" w:cs="Times New Roman"/>
          <w:bCs/>
        </w:rPr>
        <w:t>convened to discuss the best way to tackle the problems identified</w:t>
      </w:r>
    </w:p>
    <w:p w14:paraId="37D52389" w14:textId="5D02FD35" w:rsidR="00DB3D4D" w:rsidRPr="00A777F4" w:rsidRDefault="00DB3D4D" w:rsidP="00DB3D4D">
      <w:pPr>
        <w:pStyle w:val="ListParagraph"/>
        <w:numPr>
          <w:ilvl w:val="0"/>
          <w:numId w:val="23"/>
        </w:numPr>
        <w:spacing w:line="276" w:lineRule="auto"/>
        <w:jc w:val="both"/>
        <w:rPr>
          <w:rFonts w:ascii="Times New Roman" w:hAnsi="Times New Roman" w:cs="Times New Roman"/>
          <w:b/>
          <w:bCs/>
        </w:rPr>
      </w:pPr>
      <w:r w:rsidRPr="00A777F4">
        <w:rPr>
          <w:rFonts w:ascii="Times New Roman" w:hAnsi="Times New Roman" w:cs="Times New Roman"/>
          <w:bCs/>
        </w:rPr>
        <w:t>Feedback on key data management corrections to be obtained from the data management team (John Frey and Peter Wontuo)</w:t>
      </w:r>
    </w:p>
    <w:p w14:paraId="56B8C83F" w14:textId="0950BA4E" w:rsidR="00233376" w:rsidRPr="00542B8F" w:rsidRDefault="00233376" w:rsidP="00DB3D4D">
      <w:pPr>
        <w:pStyle w:val="ListParagraph"/>
        <w:numPr>
          <w:ilvl w:val="0"/>
          <w:numId w:val="23"/>
        </w:numPr>
        <w:spacing w:line="276" w:lineRule="auto"/>
        <w:jc w:val="both"/>
        <w:rPr>
          <w:rFonts w:ascii="Times New Roman" w:hAnsi="Times New Roman" w:cs="Times New Roman"/>
          <w:b/>
          <w:bCs/>
        </w:rPr>
      </w:pPr>
      <w:r w:rsidRPr="00A777F4">
        <w:rPr>
          <w:rFonts w:ascii="Times New Roman" w:hAnsi="Times New Roman" w:cs="Times New Roman"/>
          <w:bCs/>
        </w:rPr>
        <w:t xml:space="preserve">Align terminologies in HDS </w:t>
      </w:r>
      <w:r w:rsidR="00FD2789">
        <w:rPr>
          <w:rFonts w:ascii="Times New Roman" w:hAnsi="Times New Roman" w:cs="Times New Roman"/>
          <w:bCs/>
        </w:rPr>
        <w:t>Explorer</w:t>
      </w:r>
      <w:r w:rsidRPr="00A777F4">
        <w:rPr>
          <w:rFonts w:ascii="Times New Roman" w:hAnsi="Times New Roman" w:cs="Times New Roman"/>
          <w:bCs/>
        </w:rPr>
        <w:t xml:space="preserve"> to the HRS2 system</w:t>
      </w:r>
    </w:p>
    <w:p w14:paraId="558F1A62" w14:textId="77777777" w:rsidR="00633CB3" w:rsidRDefault="00633CB3" w:rsidP="00AE5101">
      <w:pPr>
        <w:spacing w:line="276" w:lineRule="auto"/>
        <w:jc w:val="both"/>
        <w:rPr>
          <w:ins w:id="22" w:author="Timothy Awine" w:date="2025-03-23T14:29:00Z" w16du:dateUtc="2025-03-23T14:29:00Z"/>
          <w:rFonts w:ascii="Times New Roman" w:hAnsi="Times New Roman" w:cs="Times New Roman"/>
          <w:b/>
          <w:bCs/>
        </w:rPr>
      </w:pPr>
    </w:p>
    <w:p w14:paraId="3DFF7770" w14:textId="1268B25B" w:rsidR="00AE5101" w:rsidRPr="00A777F4" w:rsidRDefault="0053642C" w:rsidP="00AE5101">
      <w:pPr>
        <w:spacing w:line="276" w:lineRule="auto"/>
        <w:jc w:val="both"/>
        <w:rPr>
          <w:rFonts w:ascii="Times New Roman" w:hAnsi="Times New Roman" w:cs="Times New Roman"/>
          <w:b/>
          <w:bCs/>
        </w:rPr>
      </w:pPr>
      <w:r w:rsidRPr="00A777F4">
        <w:rPr>
          <w:rFonts w:ascii="Times New Roman" w:hAnsi="Times New Roman" w:cs="Times New Roman"/>
          <w:b/>
          <w:bCs/>
        </w:rPr>
        <w:lastRenderedPageBreak/>
        <w:t xml:space="preserve">Recommendations </w:t>
      </w:r>
    </w:p>
    <w:p w14:paraId="4C9B9A9B" w14:textId="0A1985EC" w:rsidR="00AE5101" w:rsidRPr="00A777F4" w:rsidRDefault="00AE5101" w:rsidP="00AE5101">
      <w:pPr>
        <w:pStyle w:val="ListParagraph"/>
        <w:numPr>
          <w:ilvl w:val="0"/>
          <w:numId w:val="23"/>
        </w:numPr>
        <w:spacing w:line="276" w:lineRule="auto"/>
        <w:jc w:val="both"/>
        <w:rPr>
          <w:rFonts w:ascii="Times New Roman" w:hAnsi="Times New Roman" w:cs="Times New Roman"/>
          <w:b/>
          <w:bCs/>
        </w:rPr>
      </w:pPr>
      <w:r w:rsidRPr="00A777F4">
        <w:rPr>
          <w:rFonts w:ascii="Times New Roman" w:hAnsi="Times New Roman" w:cs="Times New Roman"/>
          <w:bCs/>
        </w:rPr>
        <w:t>There is a need for refresher orientation for field staff and supervisors to re-orient them on what each matrix (table) is about</w:t>
      </w:r>
      <w:r w:rsidR="00542B8F">
        <w:rPr>
          <w:rFonts w:ascii="Times New Roman" w:hAnsi="Times New Roman" w:cs="Times New Roman"/>
          <w:bCs/>
        </w:rPr>
        <w:t xml:space="preserve"> and </w:t>
      </w:r>
      <w:r w:rsidRPr="00A777F4">
        <w:rPr>
          <w:rFonts w:ascii="Times New Roman" w:hAnsi="Times New Roman" w:cs="Times New Roman"/>
          <w:bCs/>
        </w:rPr>
        <w:t xml:space="preserve">what and how each table should be completed. </w:t>
      </w:r>
    </w:p>
    <w:p w14:paraId="5C2AD4C3" w14:textId="22CB0422" w:rsidR="00DB3D4D" w:rsidRPr="00A777F4" w:rsidRDefault="00DB3D4D" w:rsidP="00AE5101">
      <w:pPr>
        <w:pStyle w:val="ListParagraph"/>
        <w:numPr>
          <w:ilvl w:val="0"/>
          <w:numId w:val="23"/>
        </w:numPr>
        <w:spacing w:line="276" w:lineRule="auto"/>
        <w:jc w:val="both"/>
        <w:rPr>
          <w:rFonts w:ascii="Times New Roman" w:hAnsi="Times New Roman" w:cs="Times New Roman"/>
          <w:b/>
          <w:bCs/>
        </w:rPr>
      </w:pPr>
      <w:r w:rsidRPr="00A777F4">
        <w:rPr>
          <w:rFonts w:ascii="Times New Roman" w:hAnsi="Times New Roman" w:cs="Times New Roman"/>
          <w:bCs/>
        </w:rPr>
        <w:t xml:space="preserve">Develop a manual </w:t>
      </w:r>
      <w:r w:rsidR="00F3124E">
        <w:rPr>
          <w:rFonts w:ascii="Times New Roman" w:hAnsi="Times New Roman" w:cs="Times New Roman"/>
          <w:bCs/>
        </w:rPr>
        <w:t xml:space="preserve">that describes variables and field operations for both </w:t>
      </w:r>
      <w:r w:rsidRPr="00A777F4">
        <w:rPr>
          <w:rFonts w:ascii="Times New Roman" w:hAnsi="Times New Roman" w:cs="Times New Roman"/>
          <w:bCs/>
        </w:rPr>
        <w:t>field workers and supervisors</w:t>
      </w:r>
      <w:r w:rsidR="0042204C" w:rsidRPr="00A777F4">
        <w:rPr>
          <w:rFonts w:ascii="Times New Roman" w:hAnsi="Times New Roman" w:cs="Times New Roman"/>
          <w:bCs/>
        </w:rPr>
        <w:t>.</w:t>
      </w:r>
    </w:p>
    <w:p w14:paraId="3E91BAEF" w14:textId="1819377A" w:rsidR="0043124E" w:rsidRPr="00F3124E" w:rsidRDefault="00DB3D4D" w:rsidP="00A726ED">
      <w:pPr>
        <w:pStyle w:val="ListParagraph"/>
        <w:numPr>
          <w:ilvl w:val="0"/>
          <w:numId w:val="23"/>
        </w:numPr>
        <w:spacing w:line="276" w:lineRule="auto"/>
        <w:jc w:val="both"/>
        <w:rPr>
          <w:rFonts w:ascii="Times New Roman" w:hAnsi="Times New Roman" w:cs="Times New Roman"/>
          <w:b/>
          <w:bCs/>
        </w:rPr>
      </w:pPr>
      <w:r w:rsidRPr="00A777F4">
        <w:rPr>
          <w:rFonts w:ascii="Times New Roman" w:hAnsi="Times New Roman" w:cs="Times New Roman"/>
          <w:bCs/>
        </w:rPr>
        <w:t xml:space="preserve">Periodic workshops should be organised for the HDSS team to continuously monitor and </w:t>
      </w:r>
      <w:r w:rsidR="00C24B21" w:rsidRPr="00A777F4">
        <w:rPr>
          <w:rFonts w:ascii="Times New Roman" w:hAnsi="Times New Roman" w:cs="Times New Roman"/>
          <w:bCs/>
        </w:rPr>
        <w:t>evaluate the</w:t>
      </w:r>
      <w:r w:rsidRPr="00A777F4">
        <w:rPr>
          <w:rFonts w:ascii="Times New Roman" w:hAnsi="Times New Roman" w:cs="Times New Roman"/>
          <w:bCs/>
        </w:rPr>
        <w:t xml:space="preserve"> state of the data collected. This would aid the detection of data inconsistencies and errors, propose solutions for identified issues and produce </w:t>
      </w:r>
      <w:r w:rsidR="00F3124E">
        <w:rPr>
          <w:rFonts w:ascii="Times New Roman" w:hAnsi="Times New Roman" w:cs="Times New Roman"/>
          <w:bCs/>
        </w:rPr>
        <w:t>reports</w:t>
      </w:r>
      <w:r w:rsidRPr="00A777F4">
        <w:rPr>
          <w:rFonts w:ascii="Times New Roman" w:hAnsi="Times New Roman" w:cs="Times New Roman"/>
          <w:bCs/>
        </w:rPr>
        <w:t xml:space="preserve"> on the demographic state of the HDSS.</w:t>
      </w:r>
    </w:p>
    <w:p w14:paraId="00DDBFB0" w14:textId="4E093C54" w:rsidR="00F3124E" w:rsidRPr="00F3124E" w:rsidRDefault="00F3124E" w:rsidP="00F3124E">
      <w:pPr>
        <w:pStyle w:val="ListParagraph"/>
        <w:numPr>
          <w:ilvl w:val="0"/>
          <w:numId w:val="23"/>
        </w:numPr>
        <w:spacing w:line="276" w:lineRule="auto"/>
        <w:jc w:val="both"/>
        <w:rPr>
          <w:rFonts w:ascii="Times New Roman" w:hAnsi="Times New Roman" w:cs="Times New Roman"/>
          <w:b/>
          <w:bCs/>
        </w:rPr>
      </w:pPr>
      <w:r>
        <w:rPr>
          <w:rFonts w:ascii="Times New Roman" w:hAnsi="Times New Roman" w:cs="Times New Roman"/>
          <w:bCs/>
        </w:rPr>
        <w:t>Strengthen field operation and improve supervision of fieldwork for both BHDSS and NHDSS</w:t>
      </w:r>
    </w:p>
    <w:p w14:paraId="46439967" w14:textId="71DBCF11" w:rsidR="00583C93" w:rsidRPr="00A777F4" w:rsidRDefault="00583C93" w:rsidP="00A726ED">
      <w:pPr>
        <w:pStyle w:val="ListParagraph"/>
        <w:numPr>
          <w:ilvl w:val="0"/>
          <w:numId w:val="23"/>
        </w:numPr>
        <w:spacing w:line="276" w:lineRule="auto"/>
        <w:jc w:val="both"/>
        <w:rPr>
          <w:rFonts w:ascii="Times New Roman" w:hAnsi="Times New Roman" w:cs="Times New Roman"/>
          <w:b/>
          <w:bCs/>
        </w:rPr>
      </w:pPr>
      <w:r w:rsidRPr="00A777F4">
        <w:rPr>
          <w:rFonts w:ascii="Times New Roman" w:hAnsi="Times New Roman" w:cs="Times New Roman"/>
          <w:bCs/>
        </w:rPr>
        <w:t xml:space="preserve">Produce annual reports </w:t>
      </w:r>
      <w:r w:rsidR="0042204C" w:rsidRPr="00A777F4">
        <w:rPr>
          <w:rFonts w:ascii="Times New Roman" w:hAnsi="Times New Roman" w:cs="Times New Roman"/>
          <w:bCs/>
        </w:rPr>
        <w:t>on key demographic indicators (Population distribution, Migration, Fertility, and Mortality).</w:t>
      </w:r>
    </w:p>
    <w:p w14:paraId="18A3BFD5" w14:textId="77777777" w:rsidR="00233376" w:rsidRPr="00A777F4" w:rsidRDefault="00233376" w:rsidP="00233376">
      <w:pPr>
        <w:pStyle w:val="ListParagraph"/>
        <w:spacing w:line="276" w:lineRule="auto"/>
        <w:jc w:val="both"/>
        <w:rPr>
          <w:rFonts w:ascii="Times New Roman" w:hAnsi="Times New Roman" w:cs="Times New Roman"/>
          <w:b/>
          <w:bCs/>
        </w:rPr>
      </w:pPr>
    </w:p>
    <w:p w14:paraId="07E52B48" w14:textId="31C09217" w:rsidR="00D97D23" w:rsidRPr="00A777F4" w:rsidRDefault="005C1540" w:rsidP="00A726ED">
      <w:pPr>
        <w:spacing w:line="276" w:lineRule="auto"/>
        <w:jc w:val="both"/>
        <w:rPr>
          <w:rFonts w:ascii="Times New Roman" w:hAnsi="Times New Roman" w:cs="Times New Roman"/>
          <w:b/>
          <w:bCs/>
        </w:rPr>
      </w:pPr>
      <w:r w:rsidRPr="00A777F4">
        <w:rPr>
          <w:rFonts w:ascii="Times New Roman" w:hAnsi="Times New Roman" w:cs="Times New Roman"/>
          <w:b/>
          <w:bCs/>
        </w:rPr>
        <w:t>Terms</w:t>
      </w:r>
      <w:r w:rsidR="000D0307" w:rsidRPr="00A777F4">
        <w:rPr>
          <w:rFonts w:ascii="Times New Roman" w:hAnsi="Times New Roman" w:cs="Times New Roman"/>
          <w:b/>
          <w:bCs/>
        </w:rPr>
        <w:t xml:space="preserve"> in the HDSS Explorer </w:t>
      </w:r>
      <w:r w:rsidR="00EF01EB" w:rsidRPr="00A777F4">
        <w:rPr>
          <w:rFonts w:ascii="Times New Roman" w:hAnsi="Times New Roman" w:cs="Times New Roman"/>
          <w:b/>
          <w:bCs/>
        </w:rPr>
        <w:t>/new data system</w:t>
      </w:r>
    </w:p>
    <w:p w14:paraId="7DBA1297" w14:textId="77777777" w:rsidR="00D97D23" w:rsidRPr="00A777F4" w:rsidRDefault="00D97D23" w:rsidP="00A726ED">
      <w:pPr>
        <w:numPr>
          <w:ilvl w:val="0"/>
          <w:numId w:val="4"/>
        </w:numPr>
        <w:spacing w:line="276" w:lineRule="auto"/>
        <w:jc w:val="both"/>
        <w:rPr>
          <w:rFonts w:ascii="Times New Roman" w:hAnsi="Times New Roman" w:cs="Times New Roman"/>
        </w:rPr>
      </w:pPr>
      <w:r w:rsidRPr="00A777F4">
        <w:rPr>
          <w:rFonts w:ascii="Times New Roman" w:hAnsi="Times New Roman" w:cs="Times New Roman"/>
          <w:b/>
          <w:bCs/>
        </w:rPr>
        <w:t>XEN</w:t>
      </w:r>
      <w:r w:rsidRPr="00A777F4">
        <w:rPr>
          <w:rFonts w:ascii="Times New Roman" w:hAnsi="Times New Roman" w:cs="Times New Roman"/>
        </w:rPr>
        <w:t xml:space="preserve"> - External In-migration</w:t>
      </w:r>
    </w:p>
    <w:p w14:paraId="666815DA" w14:textId="77777777" w:rsidR="00D97D23" w:rsidRPr="00A777F4" w:rsidRDefault="00D97D23" w:rsidP="00A726ED">
      <w:pPr>
        <w:numPr>
          <w:ilvl w:val="0"/>
          <w:numId w:val="4"/>
        </w:numPr>
        <w:spacing w:line="276" w:lineRule="auto"/>
        <w:jc w:val="both"/>
        <w:rPr>
          <w:rFonts w:ascii="Times New Roman" w:hAnsi="Times New Roman" w:cs="Times New Roman"/>
        </w:rPr>
      </w:pPr>
      <w:r w:rsidRPr="00A777F4">
        <w:rPr>
          <w:rFonts w:ascii="Times New Roman" w:hAnsi="Times New Roman" w:cs="Times New Roman"/>
          <w:b/>
          <w:bCs/>
        </w:rPr>
        <w:t>CHG</w:t>
      </w:r>
      <w:r w:rsidRPr="00A777F4">
        <w:rPr>
          <w:rFonts w:ascii="Times New Roman" w:hAnsi="Times New Roman" w:cs="Times New Roman"/>
        </w:rPr>
        <w:t xml:space="preserve"> - Internal Out-migration</w:t>
      </w:r>
    </w:p>
    <w:p w14:paraId="421B34B8" w14:textId="77777777" w:rsidR="00D97D23" w:rsidRPr="00A777F4" w:rsidRDefault="00D97D23" w:rsidP="00A726ED">
      <w:pPr>
        <w:numPr>
          <w:ilvl w:val="0"/>
          <w:numId w:val="4"/>
        </w:numPr>
        <w:spacing w:line="276" w:lineRule="auto"/>
        <w:jc w:val="both"/>
        <w:rPr>
          <w:rFonts w:ascii="Times New Roman" w:hAnsi="Times New Roman" w:cs="Times New Roman"/>
        </w:rPr>
      </w:pPr>
      <w:r w:rsidRPr="00A777F4">
        <w:rPr>
          <w:rFonts w:ascii="Times New Roman" w:hAnsi="Times New Roman" w:cs="Times New Roman"/>
          <w:b/>
          <w:bCs/>
        </w:rPr>
        <w:t>Region</w:t>
      </w:r>
      <w:r w:rsidRPr="00A777F4">
        <w:rPr>
          <w:rFonts w:ascii="Times New Roman" w:hAnsi="Times New Roman" w:cs="Times New Roman"/>
        </w:rPr>
        <w:t xml:space="preserve"> - Compound</w:t>
      </w:r>
    </w:p>
    <w:p w14:paraId="28C25F98" w14:textId="77777777" w:rsidR="00D97D23" w:rsidRPr="00A777F4" w:rsidRDefault="00D97D23" w:rsidP="00A726ED">
      <w:pPr>
        <w:numPr>
          <w:ilvl w:val="0"/>
          <w:numId w:val="4"/>
        </w:numPr>
        <w:spacing w:line="276" w:lineRule="auto"/>
        <w:jc w:val="both"/>
        <w:rPr>
          <w:rFonts w:ascii="Times New Roman" w:hAnsi="Times New Roman" w:cs="Times New Roman"/>
        </w:rPr>
      </w:pPr>
      <w:r w:rsidRPr="00A777F4">
        <w:rPr>
          <w:rFonts w:ascii="Times New Roman" w:hAnsi="Times New Roman" w:cs="Times New Roman"/>
          <w:b/>
          <w:bCs/>
        </w:rPr>
        <w:t>Pregnancy Child</w:t>
      </w:r>
      <w:r w:rsidRPr="00A777F4">
        <w:rPr>
          <w:rFonts w:ascii="Times New Roman" w:hAnsi="Times New Roman" w:cs="Times New Roman"/>
        </w:rPr>
        <w:t xml:space="preserve"> - Livebirths</w:t>
      </w:r>
    </w:p>
    <w:p w14:paraId="43DA2183" w14:textId="77777777" w:rsidR="00D97D23" w:rsidRPr="00A777F4" w:rsidRDefault="00D97D23" w:rsidP="00A726ED">
      <w:pPr>
        <w:numPr>
          <w:ilvl w:val="0"/>
          <w:numId w:val="4"/>
        </w:numPr>
        <w:spacing w:line="276" w:lineRule="auto"/>
        <w:jc w:val="both"/>
        <w:rPr>
          <w:rFonts w:ascii="Times New Roman" w:hAnsi="Times New Roman" w:cs="Times New Roman"/>
        </w:rPr>
      </w:pPr>
      <w:r w:rsidRPr="00A777F4">
        <w:rPr>
          <w:rFonts w:ascii="Times New Roman" w:hAnsi="Times New Roman" w:cs="Times New Roman"/>
          <w:b/>
          <w:bCs/>
        </w:rPr>
        <w:t>ENT</w:t>
      </w:r>
      <w:r w:rsidRPr="00A777F4">
        <w:rPr>
          <w:rFonts w:ascii="Times New Roman" w:hAnsi="Times New Roman" w:cs="Times New Roman"/>
        </w:rPr>
        <w:t xml:space="preserve"> - Internal Migration</w:t>
      </w:r>
    </w:p>
    <w:p w14:paraId="22446985" w14:textId="5D51EE91" w:rsidR="00D97D23" w:rsidRPr="00A777F4" w:rsidRDefault="00D97D23" w:rsidP="00A726ED">
      <w:pPr>
        <w:numPr>
          <w:ilvl w:val="0"/>
          <w:numId w:val="4"/>
        </w:numPr>
        <w:spacing w:line="276" w:lineRule="auto"/>
        <w:jc w:val="both"/>
        <w:rPr>
          <w:rFonts w:ascii="Times New Roman" w:hAnsi="Times New Roman" w:cs="Times New Roman"/>
        </w:rPr>
      </w:pPr>
      <w:r w:rsidRPr="00A777F4">
        <w:rPr>
          <w:rFonts w:ascii="Times New Roman" w:hAnsi="Times New Roman" w:cs="Times New Roman"/>
          <w:b/>
          <w:bCs/>
        </w:rPr>
        <w:t>ENU</w:t>
      </w:r>
      <w:r w:rsidRPr="00A777F4">
        <w:rPr>
          <w:rFonts w:ascii="Times New Roman" w:hAnsi="Times New Roman" w:cs="Times New Roman"/>
        </w:rPr>
        <w:t xml:space="preserve"> </w:t>
      </w:r>
      <w:r w:rsidR="007176B2" w:rsidRPr="00A777F4">
        <w:rPr>
          <w:rFonts w:ascii="Times New Roman" w:hAnsi="Times New Roman" w:cs="Times New Roman"/>
        </w:rPr>
        <w:t>–</w:t>
      </w:r>
      <w:r w:rsidRPr="00A777F4">
        <w:rPr>
          <w:rFonts w:ascii="Times New Roman" w:hAnsi="Times New Roman" w:cs="Times New Roman"/>
        </w:rPr>
        <w:t xml:space="preserve"> Enumeration</w:t>
      </w:r>
    </w:p>
    <w:p w14:paraId="3693475E" w14:textId="39C25D51" w:rsidR="009C145E" w:rsidRDefault="009C145E" w:rsidP="00A726ED">
      <w:pPr>
        <w:numPr>
          <w:ilvl w:val="0"/>
          <w:numId w:val="4"/>
        </w:numPr>
        <w:spacing w:line="276" w:lineRule="auto"/>
        <w:jc w:val="both"/>
        <w:rPr>
          <w:rFonts w:ascii="Times New Roman" w:hAnsi="Times New Roman" w:cs="Times New Roman"/>
        </w:rPr>
      </w:pPr>
      <w:r w:rsidRPr="00A777F4">
        <w:rPr>
          <w:rFonts w:ascii="Times New Roman" w:hAnsi="Times New Roman" w:cs="Times New Roman"/>
          <w:b/>
          <w:bCs/>
        </w:rPr>
        <w:t>EXT</w:t>
      </w:r>
      <w:r w:rsidRPr="00A777F4">
        <w:rPr>
          <w:rFonts w:ascii="Times New Roman" w:hAnsi="Times New Roman" w:cs="Times New Roman"/>
        </w:rPr>
        <w:t>-External out-migration</w:t>
      </w:r>
    </w:p>
    <w:p w14:paraId="0E470B67" w14:textId="77777777" w:rsidR="00F14615" w:rsidRDefault="00F14615" w:rsidP="00F14615">
      <w:pPr>
        <w:spacing w:line="276" w:lineRule="auto"/>
        <w:jc w:val="both"/>
        <w:rPr>
          <w:rFonts w:ascii="Times New Roman" w:hAnsi="Times New Roman" w:cs="Times New Roman"/>
        </w:rPr>
      </w:pPr>
    </w:p>
    <w:p w14:paraId="7FE9D965" w14:textId="77777777" w:rsidR="00F14615" w:rsidRDefault="00F14615" w:rsidP="00F14615">
      <w:pPr>
        <w:spacing w:line="276" w:lineRule="auto"/>
        <w:jc w:val="both"/>
        <w:rPr>
          <w:rFonts w:ascii="Times New Roman" w:hAnsi="Times New Roman" w:cs="Times New Roman"/>
        </w:rPr>
      </w:pPr>
    </w:p>
    <w:p w14:paraId="1A10774A" w14:textId="77777777" w:rsidR="00F14615" w:rsidRDefault="00F14615" w:rsidP="00F14615">
      <w:pPr>
        <w:spacing w:line="276" w:lineRule="auto"/>
        <w:jc w:val="both"/>
        <w:rPr>
          <w:rFonts w:ascii="Times New Roman" w:hAnsi="Times New Roman" w:cs="Times New Roman"/>
        </w:rPr>
      </w:pPr>
    </w:p>
    <w:p w14:paraId="63CDFD38" w14:textId="77777777" w:rsidR="00F14615" w:rsidRDefault="00F14615" w:rsidP="00F14615">
      <w:pPr>
        <w:spacing w:line="276" w:lineRule="auto"/>
        <w:jc w:val="both"/>
        <w:rPr>
          <w:ins w:id="23" w:author="Timothy Awine" w:date="2025-03-23T14:29:00Z" w16du:dateUtc="2025-03-23T14:29:00Z"/>
          <w:rFonts w:ascii="Times New Roman" w:hAnsi="Times New Roman" w:cs="Times New Roman"/>
        </w:rPr>
      </w:pPr>
    </w:p>
    <w:p w14:paraId="5DCA53E3" w14:textId="77777777" w:rsidR="00633CB3" w:rsidRDefault="00633CB3" w:rsidP="00F14615">
      <w:pPr>
        <w:spacing w:line="276" w:lineRule="auto"/>
        <w:jc w:val="both"/>
        <w:rPr>
          <w:ins w:id="24" w:author="Timothy Awine" w:date="2025-03-23T14:29:00Z" w16du:dateUtc="2025-03-23T14:29:00Z"/>
          <w:rFonts w:ascii="Times New Roman" w:hAnsi="Times New Roman" w:cs="Times New Roman"/>
        </w:rPr>
      </w:pPr>
    </w:p>
    <w:p w14:paraId="0A9ADAD7" w14:textId="77777777" w:rsidR="00633CB3" w:rsidRDefault="00633CB3" w:rsidP="00F14615">
      <w:pPr>
        <w:spacing w:line="276" w:lineRule="auto"/>
        <w:jc w:val="both"/>
        <w:rPr>
          <w:rFonts w:ascii="Times New Roman" w:hAnsi="Times New Roman" w:cs="Times New Roman"/>
        </w:rPr>
      </w:pPr>
    </w:p>
    <w:p w14:paraId="3775C00E" w14:textId="77777777" w:rsidR="00F14615" w:rsidRPr="00A777F4" w:rsidRDefault="00F14615" w:rsidP="00F14615">
      <w:pPr>
        <w:spacing w:line="276" w:lineRule="auto"/>
        <w:jc w:val="both"/>
        <w:rPr>
          <w:rFonts w:ascii="Times New Roman" w:hAnsi="Times New Roman" w:cs="Times New Roman"/>
        </w:rPr>
      </w:pPr>
    </w:p>
    <w:p w14:paraId="11F6A816" w14:textId="28F0FE3B" w:rsidR="007176B2" w:rsidRPr="00A777F4" w:rsidRDefault="00C24B21" w:rsidP="00C24B21">
      <w:pPr>
        <w:pStyle w:val="Heading1"/>
        <w:jc w:val="center"/>
        <w:rPr>
          <w:rFonts w:ascii="Times New Roman" w:hAnsi="Times New Roman" w:cs="Times New Roman"/>
        </w:rPr>
      </w:pPr>
      <w:r w:rsidRPr="00A777F4">
        <w:rPr>
          <w:rFonts w:ascii="Times New Roman" w:hAnsi="Times New Roman" w:cs="Times New Roman"/>
        </w:rPr>
        <w:lastRenderedPageBreak/>
        <w:t>APPENDIX</w:t>
      </w:r>
    </w:p>
    <w:p w14:paraId="43D5D29C" w14:textId="042D81AF" w:rsidR="00E76067" w:rsidRPr="00A777F4" w:rsidRDefault="00E76067" w:rsidP="00A777F4">
      <w:pPr>
        <w:jc w:val="center"/>
        <w:rPr>
          <w:rFonts w:ascii="Times New Roman" w:hAnsi="Times New Roman" w:cs="Times New Roman"/>
          <w:lang w:val="en-US"/>
        </w:rPr>
      </w:pPr>
      <w:r w:rsidRPr="00A777F4">
        <w:rPr>
          <w:rFonts w:ascii="Times New Roman" w:hAnsi="Times New Roman" w:cs="Times New Roman"/>
          <w:lang w:val="en-US"/>
        </w:rPr>
        <w:t>Descriptive analysis of NDSS data 2018-2022</w:t>
      </w:r>
      <w:r w:rsidR="00460E62">
        <w:rPr>
          <w:rFonts w:ascii="Times New Roman" w:hAnsi="Times New Roman" w:cs="Times New Roman"/>
          <w:lang w:val="en-US"/>
        </w:rPr>
        <w:t>-HRS2 data</w:t>
      </w:r>
    </w:p>
    <w:p w14:paraId="7CFD8A5A" w14:textId="66BDA9CC" w:rsidR="00E76067" w:rsidRPr="00A777F4" w:rsidRDefault="00E76067" w:rsidP="00A777F4">
      <w:pPr>
        <w:jc w:val="center"/>
        <w:rPr>
          <w:rFonts w:ascii="Times New Roman" w:hAnsi="Times New Roman" w:cs="Times New Roman"/>
          <w:lang w:val="en-US"/>
        </w:rPr>
      </w:pPr>
      <w:r w:rsidRPr="00A777F4">
        <w:rPr>
          <w:rFonts w:ascii="Times New Roman" w:hAnsi="Times New Roman" w:cs="Times New Roman"/>
          <w:lang w:val="en-US"/>
        </w:rPr>
        <w:t xml:space="preserve">Table </w:t>
      </w:r>
      <w:r w:rsidR="008B6615">
        <w:rPr>
          <w:rFonts w:ascii="Times New Roman" w:hAnsi="Times New Roman" w:cs="Times New Roman"/>
          <w:lang w:val="en-US"/>
        </w:rPr>
        <w:t>A</w:t>
      </w:r>
      <w:r w:rsidRPr="00A777F4">
        <w:rPr>
          <w:rFonts w:ascii="Times New Roman" w:hAnsi="Times New Roman" w:cs="Times New Roman"/>
          <w:lang w:val="en-US"/>
        </w:rPr>
        <w:t>1: Age and sex distribution of the population by year</w:t>
      </w:r>
    </w:p>
    <w:tbl>
      <w:tblPr>
        <w:tblStyle w:val="TableGrid"/>
        <w:tblW w:w="5230" w:type="pct"/>
        <w:tblLayout w:type="fixed"/>
        <w:tblLook w:val="04A0" w:firstRow="1" w:lastRow="0" w:firstColumn="1" w:lastColumn="0" w:noHBand="0" w:noVBand="1"/>
      </w:tblPr>
      <w:tblGrid>
        <w:gridCol w:w="1391"/>
        <w:gridCol w:w="1382"/>
        <w:gridCol w:w="1386"/>
        <w:gridCol w:w="1375"/>
        <w:gridCol w:w="1377"/>
        <w:gridCol w:w="1386"/>
        <w:gridCol w:w="1494"/>
        <w:tblGridChange w:id="25">
          <w:tblGrid>
            <w:gridCol w:w="1391"/>
            <w:gridCol w:w="1382"/>
            <w:gridCol w:w="1386"/>
            <w:gridCol w:w="1375"/>
            <w:gridCol w:w="1377"/>
            <w:gridCol w:w="1386"/>
            <w:gridCol w:w="1494"/>
          </w:tblGrid>
        </w:tblGridChange>
      </w:tblGrid>
      <w:tr w:rsidR="0071500B" w:rsidRPr="0009640A" w14:paraId="4C22A70B" w14:textId="77777777" w:rsidTr="001A081E">
        <w:trPr>
          <w:trHeight w:val="251"/>
        </w:trPr>
        <w:tc>
          <w:tcPr>
            <w:tcW w:w="710" w:type="pct"/>
            <w:tcBorders>
              <w:top w:val="single" w:sz="0" w:space="0" w:color="000000"/>
              <w:left w:val="nil"/>
              <w:bottom w:val="nil"/>
              <w:right w:val="nil"/>
            </w:tcBorders>
          </w:tcPr>
          <w:p w14:paraId="25B19D2D" w14:textId="77777777" w:rsidR="00E76067" w:rsidRPr="0009640A" w:rsidRDefault="00E76067" w:rsidP="00A777F4">
            <w:pPr>
              <w:spacing w:after="160" w:line="278" w:lineRule="auto"/>
              <w:jc w:val="center"/>
              <w:rPr>
                <w:rFonts w:ascii="Calibri" w:hAnsi="Calibri" w:cs="Calibri"/>
                <w:sz w:val="18"/>
                <w:szCs w:val="18"/>
                <w:lang w:val="en-US"/>
              </w:rPr>
            </w:pPr>
          </w:p>
        </w:tc>
        <w:tc>
          <w:tcPr>
            <w:tcW w:w="706" w:type="pct"/>
            <w:tcBorders>
              <w:top w:val="single" w:sz="0" w:space="0" w:color="000000"/>
              <w:left w:val="nil"/>
              <w:bottom w:val="nil"/>
              <w:right w:val="nil"/>
            </w:tcBorders>
            <w:vAlign w:val="bottom"/>
          </w:tcPr>
          <w:p w14:paraId="29E79234"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2018</w:t>
            </w:r>
          </w:p>
        </w:tc>
        <w:tc>
          <w:tcPr>
            <w:tcW w:w="708" w:type="pct"/>
            <w:tcBorders>
              <w:top w:val="single" w:sz="0" w:space="0" w:color="000000"/>
              <w:left w:val="nil"/>
              <w:bottom w:val="nil"/>
              <w:right w:val="nil"/>
            </w:tcBorders>
            <w:vAlign w:val="bottom"/>
          </w:tcPr>
          <w:p w14:paraId="33E099F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2019</w:t>
            </w:r>
          </w:p>
        </w:tc>
        <w:tc>
          <w:tcPr>
            <w:tcW w:w="702" w:type="pct"/>
            <w:tcBorders>
              <w:top w:val="single" w:sz="0" w:space="0" w:color="000000"/>
              <w:left w:val="nil"/>
              <w:bottom w:val="nil"/>
              <w:right w:val="nil"/>
            </w:tcBorders>
            <w:vAlign w:val="bottom"/>
          </w:tcPr>
          <w:p w14:paraId="4A7FD16E"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2020</w:t>
            </w:r>
          </w:p>
        </w:tc>
        <w:tc>
          <w:tcPr>
            <w:tcW w:w="703" w:type="pct"/>
            <w:tcBorders>
              <w:top w:val="single" w:sz="0" w:space="0" w:color="000000"/>
              <w:left w:val="nil"/>
              <w:bottom w:val="nil"/>
              <w:right w:val="nil"/>
            </w:tcBorders>
            <w:vAlign w:val="bottom"/>
          </w:tcPr>
          <w:p w14:paraId="249238FD"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2021</w:t>
            </w:r>
          </w:p>
        </w:tc>
        <w:tc>
          <w:tcPr>
            <w:tcW w:w="708" w:type="pct"/>
            <w:tcBorders>
              <w:top w:val="single" w:sz="0" w:space="0" w:color="000000"/>
              <w:left w:val="nil"/>
              <w:bottom w:val="nil"/>
              <w:right w:val="nil"/>
            </w:tcBorders>
            <w:vAlign w:val="bottom"/>
          </w:tcPr>
          <w:p w14:paraId="18A0F51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2022</w:t>
            </w:r>
          </w:p>
        </w:tc>
        <w:tc>
          <w:tcPr>
            <w:tcW w:w="764" w:type="pct"/>
            <w:tcBorders>
              <w:top w:val="single" w:sz="0" w:space="0" w:color="000000"/>
              <w:left w:val="nil"/>
              <w:bottom w:val="nil"/>
              <w:right w:val="nil"/>
            </w:tcBorders>
            <w:vAlign w:val="bottom"/>
          </w:tcPr>
          <w:p w14:paraId="71E7292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Total</w:t>
            </w:r>
          </w:p>
        </w:tc>
      </w:tr>
      <w:tr w:rsidR="0071500B" w:rsidRPr="0009640A" w14:paraId="659F326A" w14:textId="77777777" w:rsidTr="0071500B">
        <w:tc>
          <w:tcPr>
            <w:tcW w:w="710" w:type="pct"/>
            <w:tcBorders>
              <w:top w:val="nil"/>
              <w:left w:val="nil"/>
              <w:bottom w:val="single" w:sz="0" w:space="0" w:color="000000"/>
              <w:right w:val="nil"/>
            </w:tcBorders>
          </w:tcPr>
          <w:p w14:paraId="686F1DCC" w14:textId="77777777" w:rsidR="00E76067" w:rsidRPr="0009640A" w:rsidRDefault="00E76067" w:rsidP="00A777F4">
            <w:pPr>
              <w:spacing w:after="160" w:line="278" w:lineRule="auto"/>
              <w:jc w:val="center"/>
              <w:rPr>
                <w:rFonts w:ascii="Calibri" w:hAnsi="Calibri" w:cs="Calibri"/>
                <w:sz w:val="18"/>
                <w:szCs w:val="18"/>
                <w:lang w:val="en-US"/>
              </w:rPr>
            </w:pPr>
          </w:p>
        </w:tc>
        <w:tc>
          <w:tcPr>
            <w:tcW w:w="706" w:type="pct"/>
            <w:tcBorders>
              <w:top w:val="nil"/>
              <w:left w:val="nil"/>
              <w:bottom w:val="single" w:sz="0" w:space="0" w:color="000000"/>
              <w:right w:val="nil"/>
            </w:tcBorders>
            <w:vAlign w:val="bottom"/>
          </w:tcPr>
          <w:p w14:paraId="09D6FBE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(N=167,477)</w:t>
            </w:r>
          </w:p>
        </w:tc>
        <w:tc>
          <w:tcPr>
            <w:tcW w:w="708" w:type="pct"/>
            <w:tcBorders>
              <w:top w:val="nil"/>
              <w:left w:val="nil"/>
              <w:bottom w:val="single" w:sz="0" w:space="0" w:color="000000"/>
              <w:right w:val="nil"/>
            </w:tcBorders>
            <w:vAlign w:val="bottom"/>
          </w:tcPr>
          <w:p w14:paraId="178B33ED"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(N=167,883)</w:t>
            </w:r>
          </w:p>
        </w:tc>
        <w:tc>
          <w:tcPr>
            <w:tcW w:w="702" w:type="pct"/>
            <w:tcBorders>
              <w:top w:val="nil"/>
              <w:left w:val="nil"/>
              <w:bottom w:val="single" w:sz="0" w:space="0" w:color="000000"/>
              <w:right w:val="nil"/>
            </w:tcBorders>
            <w:vAlign w:val="bottom"/>
          </w:tcPr>
          <w:p w14:paraId="5253BE7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(N=167,467)</w:t>
            </w:r>
          </w:p>
        </w:tc>
        <w:tc>
          <w:tcPr>
            <w:tcW w:w="703" w:type="pct"/>
            <w:tcBorders>
              <w:top w:val="nil"/>
              <w:left w:val="nil"/>
              <w:bottom w:val="single" w:sz="0" w:space="0" w:color="000000"/>
              <w:right w:val="nil"/>
            </w:tcBorders>
            <w:vAlign w:val="bottom"/>
          </w:tcPr>
          <w:p w14:paraId="71BFFF3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(N=166,143)</w:t>
            </w:r>
          </w:p>
        </w:tc>
        <w:tc>
          <w:tcPr>
            <w:tcW w:w="708" w:type="pct"/>
            <w:tcBorders>
              <w:top w:val="nil"/>
              <w:left w:val="nil"/>
              <w:bottom w:val="single" w:sz="0" w:space="0" w:color="000000"/>
              <w:right w:val="nil"/>
            </w:tcBorders>
            <w:vAlign w:val="bottom"/>
          </w:tcPr>
          <w:p w14:paraId="6DAE4B6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(N=164,833)</w:t>
            </w:r>
          </w:p>
        </w:tc>
        <w:tc>
          <w:tcPr>
            <w:tcW w:w="764" w:type="pct"/>
            <w:tcBorders>
              <w:top w:val="nil"/>
              <w:left w:val="nil"/>
              <w:bottom w:val="single" w:sz="0" w:space="0" w:color="000000"/>
              <w:right w:val="nil"/>
            </w:tcBorders>
            <w:vAlign w:val="bottom"/>
          </w:tcPr>
          <w:p w14:paraId="528F7C45"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(N=833,803)</w:t>
            </w:r>
          </w:p>
        </w:tc>
      </w:tr>
      <w:tr w:rsidR="0071500B" w:rsidRPr="0009640A" w14:paraId="27BA76D7" w14:textId="77777777" w:rsidTr="0071500B">
        <w:tc>
          <w:tcPr>
            <w:tcW w:w="710" w:type="pct"/>
            <w:tcBorders>
              <w:top w:val="single" w:sz="0" w:space="0" w:color="000000"/>
              <w:left w:val="nil"/>
              <w:bottom w:val="nil"/>
              <w:right w:val="nil"/>
            </w:tcBorders>
            <w:vAlign w:val="bottom"/>
          </w:tcPr>
          <w:p w14:paraId="275DF40F" w14:textId="25494B36" w:rsidR="00E76067" w:rsidRPr="0009640A" w:rsidRDefault="00CD1413" w:rsidP="00A777F4">
            <w:pPr>
              <w:spacing w:after="160" w:line="278" w:lineRule="auto"/>
              <w:jc w:val="center"/>
              <w:rPr>
                <w:rFonts w:ascii="Calibri" w:hAnsi="Calibri" w:cs="Calibri"/>
                <w:sz w:val="18"/>
                <w:szCs w:val="18"/>
                <w:lang w:val="en-US"/>
              </w:rPr>
            </w:pPr>
            <w:r>
              <w:rPr>
                <w:rFonts w:ascii="Calibri" w:hAnsi="Calibri" w:cs="Calibri"/>
                <w:sz w:val="18"/>
                <w:szCs w:val="18"/>
                <w:lang w:val="en-US"/>
              </w:rPr>
              <w:t xml:space="preserve">Mid-year </w:t>
            </w:r>
            <w:r w:rsidR="00E76067" w:rsidRPr="0009640A">
              <w:rPr>
                <w:rFonts w:ascii="Calibri" w:hAnsi="Calibri" w:cs="Calibri"/>
                <w:sz w:val="18"/>
                <w:szCs w:val="18"/>
                <w:lang w:val="en-US"/>
              </w:rPr>
              <w:t>ag</w:t>
            </w:r>
            <w:r>
              <w:rPr>
                <w:rFonts w:ascii="Calibri" w:hAnsi="Calibri" w:cs="Calibri"/>
                <w:sz w:val="18"/>
                <w:szCs w:val="18"/>
                <w:lang w:val="en-US"/>
              </w:rPr>
              <w:t xml:space="preserve">e </w:t>
            </w:r>
            <w:r w:rsidR="00630342">
              <w:rPr>
                <w:rFonts w:ascii="Calibri" w:hAnsi="Calibri" w:cs="Calibri"/>
                <w:sz w:val="18"/>
                <w:szCs w:val="18"/>
                <w:lang w:val="en-US"/>
              </w:rPr>
              <w:t>(</w:t>
            </w:r>
            <w:r w:rsidR="00E76067" w:rsidRPr="0009640A">
              <w:rPr>
                <w:rFonts w:ascii="Calibri" w:hAnsi="Calibri" w:cs="Calibri"/>
                <w:sz w:val="18"/>
                <w:szCs w:val="18"/>
                <w:lang w:val="en-US"/>
              </w:rPr>
              <w:t>y</w:t>
            </w:r>
            <w:r w:rsidR="00630342">
              <w:rPr>
                <w:rFonts w:ascii="Calibri" w:hAnsi="Calibri" w:cs="Calibri"/>
                <w:sz w:val="18"/>
                <w:szCs w:val="18"/>
                <w:lang w:val="en-US"/>
              </w:rPr>
              <w:t>ea</w:t>
            </w:r>
            <w:r w:rsidR="00E76067" w:rsidRPr="0009640A">
              <w:rPr>
                <w:rFonts w:ascii="Calibri" w:hAnsi="Calibri" w:cs="Calibri"/>
                <w:sz w:val="18"/>
                <w:szCs w:val="18"/>
                <w:lang w:val="en-US"/>
              </w:rPr>
              <w:t>r</w:t>
            </w:r>
            <w:r w:rsidR="00630342">
              <w:rPr>
                <w:rFonts w:ascii="Calibri" w:hAnsi="Calibri" w:cs="Calibri"/>
                <w:sz w:val="18"/>
                <w:szCs w:val="18"/>
                <w:lang w:val="en-US"/>
              </w:rPr>
              <w:t>s)</w:t>
            </w:r>
          </w:p>
        </w:tc>
        <w:tc>
          <w:tcPr>
            <w:tcW w:w="706" w:type="pct"/>
            <w:tcBorders>
              <w:top w:val="single" w:sz="0" w:space="0" w:color="000000"/>
              <w:left w:val="nil"/>
              <w:bottom w:val="nil"/>
              <w:right w:val="nil"/>
            </w:tcBorders>
          </w:tcPr>
          <w:p w14:paraId="5A68BE56" w14:textId="77777777" w:rsidR="00E76067" w:rsidRPr="0009640A" w:rsidRDefault="00E76067" w:rsidP="00A777F4">
            <w:pPr>
              <w:spacing w:after="160" w:line="278" w:lineRule="auto"/>
              <w:jc w:val="center"/>
              <w:rPr>
                <w:rFonts w:ascii="Calibri" w:hAnsi="Calibri" w:cs="Calibri"/>
                <w:sz w:val="18"/>
                <w:szCs w:val="18"/>
                <w:lang w:val="en-US"/>
              </w:rPr>
            </w:pPr>
          </w:p>
        </w:tc>
        <w:tc>
          <w:tcPr>
            <w:tcW w:w="708" w:type="pct"/>
            <w:tcBorders>
              <w:top w:val="single" w:sz="0" w:space="0" w:color="000000"/>
              <w:left w:val="nil"/>
              <w:bottom w:val="nil"/>
              <w:right w:val="nil"/>
            </w:tcBorders>
          </w:tcPr>
          <w:p w14:paraId="7F5ACFBE" w14:textId="77777777" w:rsidR="00E76067" w:rsidRPr="0009640A" w:rsidRDefault="00E76067" w:rsidP="00A777F4">
            <w:pPr>
              <w:spacing w:after="160" w:line="278" w:lineRule="auto"/>
              <w:jc w:val="center"/>
              <w:rPr>
                <w:rFonts w:ascii="Calibri" w:hAnsi="Calibri" w:cs="Calibri"/>
                <w:sz w:val="18"/>
                <w:szCs w:val="18"/>
                <w:lang w:val="en-US"/>
              </w:rPr>
            </w:pPr>
          </w:p>
        </w:tc>
        <w:tc>
          <w:tcPr>
            <w:tcW w:w="702" w:type="pct"/>
            <w:tcBorders>
              <w:top w:val="single" w:sz="0" w:space="0" w:color="000000"/>
              <w:left w:val="nil"/>
              <w:bottom w:val="nil"/>
              <w:right w:val="nil"/>
            </w:tcBorders>
          </w:tcPr>
          <w:p w14:paraId="59E09872" w14:textId="77777777" w:rsidR="00E76067" w:rsidRPr="0009640A" w:rsidRDefault="00E76067" w:rsidP="00A777F4">
            <w:pPr>
              <w:spacing w:after="160" w:line="278" w:lineRule="auto"/>
              <w:jc w:val="center"/>
              <w:rPr>
                <w:rFonts w:ascii="Calibri" w:hAnsi="Calibri" w:cs="Calibri"/>
                <w:sz w:val="18"/>
                <w:szCs w:val="18"/>
                <w:lang w:val="en-US"/>
              </w:rPr>
            </w:pPr>
          </w:p>
        </w:tc>
        <w:tc>
          <w:tcPr>
            <w:tcW w:w="703" w:type="pct"/>
            <w:tcBorders>
              <w:top w:val="single" w:sz="0" w:space="0" w:color="000000"/>
              <w:left w:val="nil"/>
              <w:bottom w:val="nil"/>
              <w:right w:val="nil"/>
            </w:tcBorders>
          </w:tcPr>
          <w:p w14:paraId="184520F6" w14:textId="77777777" w:rsidR="00E76067" w:rsidRPr="0009640A" w:rsidRDefault="00E76067" w:rsidP="00A777F4">
            <w:pPr>
              <w:spacing w:after="160" w:line="278" w:lineRule="auto"/>
              <w:jc w:val="center"/>
              <w:rPr>
                <w:rFonts w:ascii="Calibri" w:hAnsi="Calibri" w:cs="Calibri"/>
                <w:sz w:val="18"/>
                <w:szCs w:val="18"/>
                <w:lang w:val="en-US"/>
              </w:rPr>
            </w:pPr>
          </w:p>
        </w:tc>
        <w:tc>
          <w:tcPr>
            <w:tcW w:w="708" w:type="pct"/>
            <w:tcBorders>
              <w:top w:val="single" w:sz="0" w:space="0" w:color="000000"/>
              <w:left w:val="nil"/>
              <w:bottom w:val="nil"/>
              <w:right w:val="nil"/>
            </w:tcBorders>
          </w:tcPr>
          <w:p w14:paraId="2F0E4526" w14:textId="77777777" w:rsidR="00E76067" w:rsidRPr="0009640A" w:rsidRDefault="00E76067" w:rsidP="00A777F4">
            <w:pPr>
              <w:spacing w:after="160" w:line="278" w:lineRule="auto"/>
              <w:jc w:val="center"/>
              <w:rPr>
                <w:rFonts w:ascii="Calibri" w:hAnsi="Calibri" w:cs="Calibri"/>
                <w:sz w:val="18"/>
                <w:szCs w:val="18"/>
                <w:lang w:val="en-US"/>
              </w:rPr>
            </w:pPr>
          </w:p>
        </w:tc>
        <w:tc>
          <w:tcPr>
            <w:tcW w:w="764" w:type="pct"/>
            <w:tcBorders>
              <w:top w:val="single" w:sz="0" w:space="0" w:color="000000"/>
              <w:left w:val="nil"/>
              <w:bottom w:val="nil"/>
              <w:right w:val="nil"/>
            </w:tcBorders>
          </w:tcPr>
          <w:p w14:paraId="517F9D18" w14:textId="77777777" w:rsidR="00E76067" w:rsidRPr="0009640A" w:rsidRDefault="00E76067" w:rsidP="00A777F4">
            <w:pPr>
              <w:spacing w:after="160" w:line="278" w:lineRule="auto"/>
              <w:jc w:val="center"/>
              <w:rPr>
                <w:rFonts w:ascii="Calibri" w:hAnsi="Calibri" w:cs="Calibri"/>
                <w:sz w:val="18"/>
                <w:szCs w:val="18"/>
                <w:lang w:val="en-US"/>
              </w:rPr>
            </w:pPr>
          </w:p>
        </w:tc>
      </w:tr>
      <w:tr w:rsidR="0071500B" w:rsidRPr="0009640A" w14:paraId="096D942C" w14:textId="77777777" w:rsidTr="0071500B">
        <w:tc>
          <w:tcPr>
            <w:tcW w:w="710" w:type="pct"/>
            <w:tcBorders>
              <w:top w:val="nil"/>
              <w:left w:val="nil"/>
              <w:bottom w:val="nil"/>
              <w:right w:val="nil"/>
            </w:tcBorders>
            <w:vAlign w:val="bottom"/>
          </w:tcPr>
          <w:p w14:paraId="376DD6C5" w14:textId="0F4FB0BB"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&lt;5</w:t>
            </w:r>
          </w:p>
        </w:tc>
        <w:tc>
          <w:tcPr>
            <w:tcW w:w="706" w:type="pct"/>
            <w:tcBorders>
              <w:top w:val="nil"/>
              <w:left w:val="nil"/>
              <w:bottom w:val="nil"/>
              <w:right w:val="nil"/>
            </w:tcBorders>
            <w:vAlign w:val="bottom"/>
          </w:tcPr>
          <w:p w14:paraId="0BD5140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20,584 (12.3%)</w:t>
            </w:r>
          </w:p>
        </w:tc>
        <w:tc>
          <w:tcPr>
            <w:tcW w:w="708" w:type="pct"/>
            <w:tcBorders>
              <w:top w:val="nil"/>
              <w:left w:val="nil"/>
              <w:bottom w:val="nil"/>
              <w:right w:val="nil"/>
            </w:tcBorders>
            <w:vAlign w:val="bottom"/>
          </w:tcPr>
          <w:p w14:paraId="086EA09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20,345 (12.1%)</w:t>
            </w:r>
          </w:p>
        </w:tc>
        <w:tc>
          <w:tcPr>
            <w:tcW w:w="702" w:type="pct"/>
            <w:tcBorders>
              <w:top w:val="nil"/>
              <w:left w:val="nil"/>
              <w:bottom w:val="nil"/>
              <w:right w:val="nil"/>
            </w:tcBorders>
            <w:vAlign w:val="bottom"/>
          </w:tcPr>
          <w:p w14:paraId="1714B73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19,972 (11.9%)</w:t>
            </w:r>
          </w:p>
        </w:tc>
        <w:tc>
          <w:tcPr>
            <w:tcW w:w="703" w:type="pct"/>
            <w:tcBorders>
              <w:top w:val="nil"/>
              <w:left w:val="nil"/>
              <w:bottom w:val="nil"/>
              <w:right w:val="nil"/>
            </w:tcBorders>
            <w:vAlign w:val="bottom"/>
          </w:tcPr>
          <w:p w14:paraId="10C4E54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19,887 (12.0%)</w:t>
            </w:r>
          </w:p>
        </w:tc>
        <w:tc>
          <w:tcPr>
            <w:tcW w:w="708" w:type="pct"/>
            <w:tcBorders>
              <w:top w:val="nil"/>
              <w:left w:val="nil"/>
              <w:bottom w:val="nil"/>
              <w:right w:val="nil"/>
            </w:tcBorders>
            <w:vAlign w:val="bottom"/>
          </w:tcPr>
          <w:p w14:paraId="6C9CFF7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19,086 (11.6%)</w:t>
            </w:r>
          </w:p>
        </w:tc>
        <w:tc>
          <w:tcPr>
            <w:tcW w:w="764" w:type="pct"/>
            <w:tcBorders>
              <w:top w:val="nil"/>
              <w:left w:val="nil"/>
              <w:bottom w:val="nil"/>
              <w:right w:val="nil"/>
            </w:tcBorders>
            <w:vAlign w:val="bottom"/>
          </w:tcPr>
          <w:p w14:paraId="5E01E2F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99,874 (12.0%)</w:t>
            </w:r>
          </w:p>
        </w:tc>
      </w:tr>
      <w:tr w:rsidR="0071500B" w:rsidRPr="0009640A" w14:paraId="75F00CFB" w14:textId="77777777" w:rsidTr="0071500B">
        <w:tc>
          <w:tcPr>
            <w:tcW w:w="710" w:type="pct"/>
            <w:tcBorders>
              <w:top w:val="nil"/>
              <w:left w:val="nil"/>
              <w:bottom w:val="nil"/>
              <w:right w:val="nil"/>
            </w:tcBorders>
            <w:vAlign w:val="bottom"/>
          </w:tcPr>
          <w:p w14:paraId="4BDA1F6B" w14:textId="7F3BAA3B"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5-9</w:t>
            </w:r>
          </w:p>
        </w:tc>
        <w:tc>
          <w:tcPr>
            <w:tcW w:w="706" w:type="pct"/>
            <w:tcBorders>
              <w:top w:val="nil"/>
              <w:left w:val="nil"/>
              <w:bottom w:val="nil"/>
              <w:right w:val="nil"/>
            </w:tcBorders>
            <w:vAlign w:val="bottom"/>
          </w:tcPr>
          <w:p w14:paraId="09F437F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19,941 (11.9%)</w:t>
            </w:r>
          </w:p>
        </w:tc>
        <w:tc>
          <w:tcPr>
            <w:tcW w:w="708" w:type="pct"/>
            <w:tcBorders>
              <w:top w:val="nil"/>
              <w:left w:val="nil"/>
              <w:bottom w:val="nil"/>
              <w:right w:val="nil"/>
            </w:tcBorders>
            <w:vAlign w:val="bottom"/>
          </w:tcPr>
          <w:p w14:paraId="7914E93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20,251 (12.1%)</w:t>
            </w:r>
          </w:p>
        </w:tc>
        <w:tc>
          <w:tcPr>
            <w:tcW w:w="702" w:type="pct"/>
            <w:tcBorders>
              <w:top w:val="nil"/>
              <w:left w:val="nil"/>
              <w:bottom w:val="nil"/>
              <w:right w:val="nil"/>
            </w:tcBorders>
            <w:vAlign w:val="bottom"/>
          </w:tcPr>
          <w:p w14:paraId="32447418"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20,160 (12.0%)</w:t>
            </w:r>
          </w:p>
        </w:tc>
        <w:tc>
          <w:tcPr>
            <w:tcW w:w="703" w:type="pct"/>
            <w:tcBorders>
              <w:top w:val="nil"/>
              <w:left w:val="nil"/>
              <w:bottom w:val="nil"/>
              <w:right w:val="nil"/>
            </w:tcBorders>
            <w:vAlign w:val="bottom"/>
          </w:tcPr>
          <w:p w14:paraId="072699B5"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19,731 (11.9%)</w:t>
            </w:r>
          </w:p>
        </w:tc>
        <w:tc>
          <w:tcPr>
            <w:tcW w:w="708" w:type="pct"/>
            <w:tcBorders>
              <w:top w:val="nil"/>
              <w:left w:val="nil"/>
              <w:bottom w:val="nil"/>
              <w:right w:val="nil"/>
            </w:tcBorders>
            <w:vAlign w:val="bottom"/>
          </w:tcPr>
          <w:p w14:paraId="6EE37830"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19,689 (11.9%)</w:t>
            </w:r>
          </w:p>
        </w:tc>
        <w:tc>
          <w:tcPr>
            <w:tcW w:w="764" w:type="pct"/>
            <w:tcBorders>
              <w:top w:val="nil"/>
              <w:left w:val="nil"/>
              <w:bottom w:val="nil"/>
              <w:right w:val="nil"/>
            </w:tcBorders>
            <w:vAlign w:val="bottom"/>
          </w:tcPr>
          <w:p w14:paraId="2786B590"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99,772 (12.0%)</w:t>
            </w:r>
          </w:p>
        </w:tc>
      </w:tr>
      <w:tr w:rsidR="0071500B" w:rsidRPr="0009640A" w14:paraId="70236052" w14:textId="77777777" w:rsidTr="0071500B">
        <w:tc>
          <w:tcPr>
            <w:tcW w:w="710" w:type="pct"/>
            <w:tcBorders>
              <w:top w:val="nil"/>
              <w:left w:val="nil"/>
              <w:bottom w:val="nil"/>
              <w:right w:val="nil"/>
            </w:tcBorders>
            <w:vAlign w:val="bottom"/>
          </w:tcPr>
          <w:p w14:paraId="152EF7D1" w14:textId="2EFE9165"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10-14</w:t>
            </w:r>
          </w:p>
        </w:tc>
        <w:tc>
          <w:tcPr>
            <w:tcW w:w="706" w:type="pct"/>
            <w:tcBorders>
              <w:top w:val="nil"/>
              <w:left w:val="nil"/>
              <w:bottom w:val="nil"/>
              <w:right w:val="nil"/>
            </w:tcBorders>
            <w:vAlign w:val="bottom"/>
          </w:tcPr>
          <w:p w14:paraId="45E5BF8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19,505 (11.6%)</w:t>
            </w:r>
          </w:p>
        </w:tc>
        <w:tc>
          <w:tcPr>
            <w:tcW w:w="708" w:type="pct"/>
            <w:tcBorders>
              <w:top w:val="nil"/>
              <w:left w:val="nil"/>
              <w:bottom w:val="nil"/>
              <w:right w:val="nil"/>
            </w:tcBorders>
            <w:vAlign w:val="bottom"/>
          </w:tcPr>
          <w:p w14:paraId="19F082A5"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19,273 (11.5%)</w:t>
            </w:r>
          </w:p>
        </w:tc>
        <w:tc>
          <w:tcPr>
            <w:tcW w:w="702" w:type="pct"/>
            <w:tcBorders>
              <w:top w:val="nil"/>
              <w:left w:val="nil"/>
              <w:bottom w:val="nil"/>
              <w:right w:val="nil"/>
            </w:tcBorders>
            <w:vAlign w:val="bottom"/>
          </w:tcPr>
          <w:p w14:paraId="3AD0B20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19,106 (11.4%)</w:t>
            </w:r>
          </w:p>
        </w:tc>
        <w:tc>
          <w:tcPr>
            <w:tcW w:w="703" w:type="pct"/>
            <w:tcBorders>
              <w:top w:val="nil"/>
              <w:left w:val="nil"/>
              <w:bottom w:val="nil"/>
              <w:right w:val="nil"/>
            </w:tcBorders>
            <w:vAlign w:val="bottom"/>
          </w:tcPr>
          <w:p w14:paraId="734BB32D"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19,013 (11.4%)</w:t>
            </w:r>
          </w:p>
        </w:tc>
        <w:tc>
          <w:tcPr>
            <w:tcW w:w="708" w:type="pct"/>
            <w:tcBorders>
              <w:top w:val="nil"/>
              <w:left w:val="nil"/>
              <w:bottom w:val="nil"/>
              <w:right w:val="nil"/>
            </w:tcBorders>
            <w:vAlign w:val="bottom"/>
          </w:tcPr>
          <w:p w14:paraId="3A25BB5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18,825 (11.4%)</w:t>
            </w:r>
          </w:p>
        </w:tc>
        <w:tc>
          <w:tcPr>
            <w:tcW w:w="764" w:type="pct"/>
            <w:tcBorders>
              <w:top w:val="nil"/>
              <w:left w:val="nil"/>
              <w:bottom w:val="nil"/>
              <w:right w:val="nil"/>
            </w:tcBorders>
            <w:vAlign w:val="bottom"/>
          </w:tcPr>
          <w:p w14:paraId="5491958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95,722 (11.5%)</w:t>
            </w:r>
          </w:p>
        </w:tc>
      </w:tr>
      <w:tr w:rsidR="0071500B" w:rsidRPr="0009640A" w14:paraId="73076C76" w14:textId="77777777" w:rsidTr="0071500B">
        <w:tc>
          <w:tcPr>
            <w:tcW w:w="710" w:type="pct"/>
            <w:tcBorders>
              <w:top w:val="nil"/>
              <w:left w:val="nil"/>
              <w:bottom w:val="nil"/>
              <w:right w:val="nil"/>
            </w:tcBorders>
            <w:vAlign w:val="bottom"/>
          </w:tcPr>
          <w:p w14:paraId="18330DAC" w14:textId="771CA22F"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15-19</w:t>
            </w:r>
          </w:p>
        </w:tc>
        <w:tc>
          <w:tcPr>
            <w:tcW w:w="706" w:type="pct"/>
            <w:tcBorders>
              <w:top w:val="nil"/>
              <w:left w:val="nil"/>
              <w:bottom w:val="nil"/>
              <w:right w:val="nil"/>
            </w:tcBorders>
            <w:vAlign w:val="bottom"/>
          </w:tcPr>
          <w:p w14:paraId="79A037E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17,916 (10.7%)</w:t>
            </w:r>
          </w:p>
        </w:tc>
        <w:tc>
          <w:tcPr>
            <w:tcW w:w="708" w:type="pct"/>
            <w:tcBorders>
              <w:top w:val="nil"/>
              <w:left w:val="nil"/>
              <w:bottom w:val="nil"/>
              <w:right w:val="nil"/>
            </w:tcBorders>
            <w:vAlign w:val="bottom"/>
          </w:tcPr>
          <w:p w14:paraId="128D9082"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18,145 (10.8%)</w:t>
            </w:r>
          </w:p>
        </w:tc>
        <w:tc>
          <w:tcPr>
            <w:tcW w:w="702" w:type="pct"/>
            <w:tcBorders>
              <w:top w:val="nil"/>
              <w:left w:val="nil"/>
              <w:bottom w:val="nil"/>
              <w:right w:val="nil"/>
            </w:tcBorders>
            <w:vAlign w:val="bottom"/>
          </w:tcPr>
          <w:p w14:paraId="5BED7ACE"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17,805 (10.6%)</w:t>
            </w:r>
          </w:p>
        </w:tc>
        <w:tc>
          <w:tcPr>
            <w:tcW w:w="703" w:type="pct"/>
            <w:tcBorders>
              <w:top w:val="nil"/>
              <w:left w:val="nil"/>
              <w:bottom w:val="nil"/>
              <w:right w:val="nil"/>
            </w:tcBorders>
            <w:vAlign w:val="bottom"/>
          </w:tcPr>
          <w:p w14:paraId="408D17C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17,546 (10.6%)</w:t>
            </w:r>
          </w:p>
        </w:tc>
        <w:tc>
          <w:tcPr>
            <w:tcW w:w="708" w:type="pct"/>
            <w:tcBorders>
              <w:top w:val="nil"/>
              <w:left w:val="nil"/>
              <w:bottom w:val="nil"/>
              <w:right w:val="nil"/>
            </w:tcBorders>
            <w:vAlign w:val="bottom"/>
          </w:tcPr>
          <w:p w14:paraId="7FD669E2"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17,402 (10.6%)</w:t>
            </w:r>
          </w:p>
        </w:tc>
        <w:tc>
          <w:tcPr>
            <w:tcW w:w="764" w:type="pct"/>
            <w:tcBorders>
              <w:top w:val="nil"/>
              <w:left w:val="nil"/>
              <w:bottom w:val="nil"/>
              <w:right w:val="nil"/>
            </w:tcBorders>
            <w:vAlign w:val="bottom"/>
          </w:tcPr>
          <w:p w14:paraId="5FA90A92"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88,814 (10.7%)</w:t>
            </w:r>
          </w:p>
        </w:tc>
      </w:tr>
      <w:tr w:rsidR="0071500B" w:rsidRPr="0009640A" w14:paraId="0F4D7F19" w14:textId="77777777" w:rsidTr="0071500B">
        <w:tc>
          <w:tcPr>
            <w:tcW w:w="710" w:type="pct"/>
            <w:tcBorders>
              <w:top w:val="nil"/>
              <w:left w:val="nil"/>
              <w:bottom w:val="nil"/>
              <w:right w:val="nil"/>
            </w:tcBorders>
            <w:vAlign w:val="bottom"/>
          </w:tcPr>
          <w:p w14:paraId="7ED8DA82" w14:textId="2086E4C1"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20-24</w:t>
            </w:r>
          </w:p>
        </w:tc>
        <w:tc>
          <w:tcPr>
            <w:tcW w:w="706" w:type="pct"/>
            <w:tcBorders>
              <w:top w:val="nil"/>
              <w:left w:val="nil"/>
              <w:bottom w:val="nil"/>
              <w:right w:val="nil"/>
            </w:tcBorders>
            <w:vAlign w:val="bottom"/>
          </w:tcPr>
          <w:p w14:paraId="60439FF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13,674 (8.2%)</w:t>
            </w:r>
          </w:p>
        </w:tc>
        <w:tc>
          <w:tcPr>
            <w:tcW w:w="708" w:type="pct"/>
            <w:tcBorders>
              <w:top w:val="nil"/>
              <w:left w:val="nil"/>
              <w:bottom w:val="nil"/>
              <w:right w:val="nil"/>
            </w:tcBorders>
            <w:vAlign w:val="bottom"/>
          </w:tcPr>
          <w:p w14:paraId="1D5BBDFD"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13,474 (8.0%)</w:t>
            </w:r>
          </w:p>
        </w:tc>
        <w:tc>
          <w:tcPr>
            <w:tcW w:w="702" w:type="pct"/>
            <w:tcBorders>
              <w:top w:val="nil"/>
              <w:left w:val="nil"/>
              <w:bottom w:val="nil"/>
              <w:right w:val="nil"/>
            </w:tcBorders>
            <w:vAlign w:val="bottom"/>
          </w:tcPr>
          <w:p w14:paraId="639459C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13,740 (8.2%)</w:t>
            </w:r>
          </w:p>
        </w:tc>
        <w:tc>
          <w:tcPr>
            <w:tcW w:w="703" w:type="pct"/>
            <w:tcBorders>
              <w:top w:val="nil"/>
              <w:left w:val="nil"/>
              <w:bottom w:val="nil"/>
              <w:right w:val="nil"/>
            </w:tcBorders>
            <w:vAlign w:val="bottom"/>
          </w:tcPr>
          <w:p w14:paraId="4D459424"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13,569 (8.2%)</w:t>
            </w:r>
          </w:p>
        </w:tc>
        <w:tc>
          <w:tcPr>
            <w:tcW w:w="708" w:type="pct"/>
            <w:tcBorders>
              <w:top w:val="nil"/>
              <w:left w:val="nil"/>
              <w:bottom w:val="nil"/>
              <w:right w:val="nil"/>
            </w:tcBorders>
            <w:vAlign w:val="bottom"/>
          </w:tcPr>
          <w:p w14:paraId="0151094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13,388 (8.1%)</w:t>
            </w:r>
          </w:p>
        </w:tc>
        <w:tc>
          <w:tcPr>
            <w:tcW w:w="764" w:type="pct"/>
            <w:tcBorders>
              <w:top w:val="nil"/>
              <w:left w:val="nil"/>
              <w:bottom w:val="nil"/>
              <w:right w:val="nil"/>
            </w:tcBorders>
            <w:vAlign w:val="bottom"/>
          </w:tcPr>
          <w:p w14:paraId="1CDE180D"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67,845 (8.1%)</w:t>
            </w:r>
          </w:p>
        </w:tc>
      </w:tr>
      <w:tr w:rsidR="0071500B" w:rsidRPr="0009640A" w14:paraId="3CB700E3" w14:textId="77777777" w:rsidTr="0071500B">
        <w:tc>
          <w:tcPr>
            <w:tcW w:w="710" w:type="pct"/>
            <w:tcBorders>
              <w:top w:val="nil"/>
              <w:left w:val="nil"/>
              <w:bottom w:val="nil"/>
              <w:right w:val="nil"/>
            </w:tcBorders>
            <w:vAlign w:val="bottom"/>
          </w:tcPr>
          <w:p w14:paraId="2B118EEE" w14:textId="7202875E"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25-29</w:t>
            </w:r>
          </w:p>
        </w:tc>
        <w:tc>
          <w:tcPr>
            <w:tcW w:w="706" w:type="pct"/>
            <w:tcBorders>
              <w:top w:val="nil"/>
              <w:left w:val="nil"/>
              <w:bottom w:val="nil"/>
              <w:right w:val="nil"/>
            </w:tcBorders>
            <w:vAlign w:val="bottom"/>
          </w:tcPr>
          <w:p w14:paraId="5BA4FC1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12,178 (7.3%)</w:t>
            </w:r>
          </w:p>
        </w:tc>
        <w:tc>
          <w:tcPr>
            <w:tcW w:w="708" w:type="pct"/>
            <w:tcBorders>
              <w:top w:val="nil"/>
              <w:left w:val="nil"/>
              <w:bottom w:val="nil"/>
              <w:right w:val="nil"/>
            </w:tcBorders>
            <w:vAlign w:val="bottom"/>
          </w:tcPr>
          <w:p w14:paraId="6366F1D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11,784 (7.0%)</w:t>
            </w:r>
          </w:p>
        </w:tc>
        <w:tc>
          <w:tcPr>
            <w:tcW w:w="702" w:type="pct"/>
            <w:tcBorders>
              <w:top w:val="nil"/>
              <w:left w:val="nil"/>
              <w:bottom w:val="nil"/>
              <w:right w:val="nil"/>
            </w:tcBorders>
            <w:vAlign w:val="bottom"/>
          </w:tcPr>
          <w:p w14:paraId="7F58257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11,515 (6.9%)</w:t>
            </w:r>
          </w:p>
        </w:tc>
        <w:tc>
          <w:tcPr>
            <w:tcW w:w="703" w:type="pct"/>
            <w:tcBorders>
              <w:top w:val="nil"/>
              <w:left w:val="nil"/>
              <w:bottom w:val="nil"/>
              <w:right w:val="nil"/>
            </w:tcBorders>
            <w:vAlign w:val="bottom"/>
          </w:tcPr>
          <w:p w14:paraId="73A2ED38"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11,186 (6.7%)</w:t>
            </w:r>
          </w:p>
        </w:tc>
        <w:tc>
          <w:tcPr>
            <w:tcW w:w="708" w:type="pct"/>
            <w:tcBorders>
              <w:top w:val="nil"/>
              <w:left w:val="nil"/>
              <w:bottom w:val="nil"/>
              <w:right w:val="nil"/>
            </w:tcBorders>
            <w:vAlign w:val="bottom"/>
          </w:tcPr>
          <w:p w14:paraId="4C73823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10,950 (6.6%)</w:t>
            </w:r>
          </w:p>
        </w:tc>
        <w:tc>
          <w:tcPr>
            <w:tcW w:w="764" w:type="pct"/>
            <w:tcBorders>
              <w:top w:val="nil"/>
              <w:left w:val="nil"/>
              <w:bottom w:val="nil"/>
              <w:right w:val="nil"/>
            </w:tcBorders>
            <w:vAlign w:val="bottom"/>
          </w:tcPr>
          <w:p w14:paraId="06566D9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57,613 (6.9%)</w:t>
            </w:r>
          </w:p>
        </w:tc>
      </w:tr>
      <w:tr w:rsidR="0071500B" w:rsidRPr="0009640A" w14:paraId="1999081E" w14:textId="77777777" w:rsidTr="0071500B">
        <w:tc>
          <w:tcPr>
            <w:tcW w:w="710" w:type="pct"/>
            <w:tcBorders>
              <w:top w:val="nil"/>
              <w:left w:val="nil"/>
              <w:bottom w:val="nil"/>
              <w:right w:val="nil"/>
            </w:tcBorders>
            <w:vAlign w:val="bottom"/>
          </w:tcPr>
          <w:p w14:paraId="53A9E5CC" w14:textId="66101762"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30-34</w:t>
            </w:r>
          </w:p>
        </w:tc>
        <w:tc>
          <w:tcPr>
            <w:tcW w:w="706" w:type="pct"/>
            <w:tcBorders>
              <w:top w:val="nil"/>
              <w:left w:val="nil"/>
              <w:bottom w:val="nil"/>
              <w:right w:val="nil"/>
            </w:tcBorders>
            <w:vAlign w:val="bottom"/>
          </w:tcPr>
          <w:p w14:paraId="37E19B1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9,926 (5.9%)</w:t>
            </w:r>
          </w:p>
        </w:tc>
        <w:tc>
          <w:tcPr>
            <w:tcW w:w="708" w:type="pct"/>
            <w:tcBorders>
              <w:top w:val="nil"/>
              <w:left w:val="nil"/>
              <w:bottom w:val="nil"/>
              <w:right w:val="nil"/>
            </w:tcBorders>
            <w:vAlign w:val="bottom"/>
          </w:tcPr>
          <w:p w14:paraId="65070B2E"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10,696 (6.4%)</w:t>
            </w:r>
          </w:p>
        </w:tc>
        <w:tc>
          <w:tcPr>
            <w:tcW w:w="702" w:type="pct"/>
            <w:tcBorders>
              <w:top w:val="nil"/>
              <w:left w:val="nil"/>
              <w:bottom w:val="nil"/>
              <w:right w:val="nil"/>
            </w:tcBorders>
            <w:vAlign w:val="bottom"/>
          </w:tcPr>
          <w:p w14:paraId="5A44D76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10,732 (6.4%)</w:t>
            </w:r>
          </w:p>
        </w:tc>
        <w:tc>
          <w:tcPr>
            <w:tcW w:w="703" w:type="pct"/>
            <w:tcBorders>
              <w:top w:val="nil"/>
              <w:left w:val="nil"/>
              <w:bottom w:val="nil"/>
              <w:right w:val="nil"/>
            </w:tcBorders>
            <w:vAlign w:val="bottom"/>
          </w:tcPr>
          <w:p w14:paraId="1E084F48"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10,476 (6.3%)</w:t>
            </w:r>
          </w:p>
        </w:tc>
        <w:tc>
          <w:tcPr>
            <w:tcW w:w="708" w:type="pct"/>
            <w:tcBorders>
              <w:top w:val="nil"/>
              <w:left w:val="nil"/>
              <w:bottom w:val="nil"/>
              <w:right w:val="nil"/>
            </w:tcBorders>
            <w:vAlign w:val="bottom"/>
          </w:tcPr>
          <w:p w14:paraId="3FD62DD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10,420 (6.3%)</w:t>
            </w:r>
          </w:p>
        </w:tc>
        <w:tc>
          <w:tcPr>
            <w:tcW w:w="764" w:type="pct"/>
            <w:tcBorders>
              <w:top w:val="nil"/>
              <w:left w:val="nil"/>
              <w:bottom w:val="nil"/>
              <w:right w:val="nil"/>
            </w:tcBorders>
            <w:vAlign w:val="bottom"/>
          </w:tcPr>
          <w:p w14:paraId="16AA2D50"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52,250 (6.3%)</w:t>
            </w:r>
          </w:p>
        </w:tc>
      </w:tr>
      <w:tr w:rsidR="0071500B" w:rsidRPr="0009640A" w14:paraId="6124623D" w14:textId="77777777" w:rsidTr="0071500B">
        <w:tc>
          <w:tcPr>
            <w:tcW w:w="710" w:type="pct"/>
            <w:tcBorders>
              <w:top w:val="nil"/>
              <w:left w:val="nil"/>
              <w:bottom w:val="nil"/>
              <w:right w:val="nil"/>
            </w:tcBorders>
            <w:vAlign w:val="bottom"/>
          </w:tcPr>
          <w:p w14:paraId="1ED92744" w14:textId="125DFCB8"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35-39</w:t>
            </w:r>
          </w:p>
        </w:tc>
        <w:tc>
          <w:tcPr>
            <w:tcW w:w="706" w:type="pct"/>
            <w:tcBorders>
              <w:top w:val="nil"/>
              <w:left w:val="nil"/>
              <w:bottom w:val="nil"/>
              <w:right w:val="nil"/>
            </w:tcBorders>
            <w:vAlign w:val="bottom"/>
          </w:tcPr>
          <w:p w14:paraId="0BC4104E"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9,408 (5.6%)</w:t>
            </w:r>
          </w:p>
        </w:tc>
        <w:tc>
          <w:tcPr>
            <w:tcW w:w="708" w:type="pct"/>
            <w:tcBorders>
              <w:top w:val="nil"/>
              <w:left w:val="nil"/>
              <w:bottom w:val="nil"/>
              <w:right w:val="nil"/>
            </w:tcBorders>
            <w:vAlign w:val="bottom"/>
          </w:tcPr>
          <w:p w14:paraId="7BB2477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8,908 (5.3%)</w:t>
            </w:r>
          </w:p>
        </w:tc>
        <w:tc>
          <w:tcPr>
            <w:tcW w:w="702" w:type="pct"/>
            <w:tcBorders>
              <w:top w:val="nil"/>
              <w:left w:val="nil"/>
              <w:bottom w:val="nil"/>
              <w:right w:val="nil"/>
            </w:tcBorders>
            <w:vAlign w:val="bottom"/>
          </w:tcPr>
          <w:p w14:paraId="016BA25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8,620 (5.1%)</w:t>
            </w:r>
          </w:p>
        </w:tc>
        <w:tc>
          <w:tcPr>
            <w:tcW w:w="703" w:type="pct"/>
            <w:tcBorders>
              <w:top w:val="nil"/>
              <w:left w:val="nil"/>
              <w:bottom w:val="nil"/>
              <w:right w:val="nil"/>
            </w:tcBorders>
            <w:vAlign w:val="bottom"/>
          </w:tcPr>
          <w:p w14:paraId="19402A8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9,068 (5.5%)</w:t>
            </w:r>
          </w:p>
        </w:tc>
        <w:tc>
          <w:tcPr>
            <w:tcW w:w="708" w:type="pct"/>
            <w:tcBorders>
              <w:top w:val="nil"/>
              <w:left w:val="nil"/>
              <w:bottom w:val="nil"/>
              <w:right w:val="nil"/>
            </w:tcBorders>
            <w:vAlign w:val="bottom"/>
          </w:tcPr>
          <w:p w14:paraId="4DACD3C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9,137 (5.5%)</w:t>
            </w:r>
          </w:p>
        </w:tc>
        <w:tc>
          <w:tcPr>
            <w:tcW w:w="764" w:type="pct"/>
            <w:tcBorders>
              <w:top w:val="nil"/>
              <w:left w:val="nil"/>
              <w:bottom w:val="nil"/>
              <w:right w:val="nil"/>
            </w:tcBorders>
            <w:vAlign w:val="bottom"/>
          </w:tcPr>
          <w:p w14:paraId="7A45C1A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45,141 (5.4%)</w:t>
            </w:r>
          </w:p>
        </w:tc>
      </w:tr>
      <w:tr w:rsidR="0071500B" w:rsidRPr="0009640A" w14:paraId="0CBEBE38" w14:textId="77777777" w:rsidTr="0071500B">
        <w:tc>
          <w:tcPr>
            <w:tcW w:w="710" w:type="pct"/>
            <w:tcBorders>
              <w:top w:val="nil"/>
              <w:left w:val="nil"/>
              <w:bottom w:val="nil"/>
              <w:right w:val="nil"/>
            </w:tcBorders>
            <w:vAlign w:val="bottom"/>
          </w:tcPr>
          <w:p w14:paraId="4BD9AE2D" w14:textId="3AB4EAD2"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40-44</w:t>
            </w:r>
          </w:p>
        </w:tc>
        <w:tc>
          <w:tcPr>
            <w:tcW w:w="706" w:type="pct"/>
            <w:tcBorders>
              <w:top w:val="nil"/>
              <w:left w:val="nil"/>
              <w:bottom w:val="nil"/>
              <w:right w:val="nil"/>
            </w:tcBorders>
            <w:vAlign w:val="bottom"/>
          </w:tcPr>
          <w:p w14:paraId="78FBE36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7,512 (4.5%)</w:t>
            </w:r>
          </w:p>
        </w:tc>
        <w:tc>
          <w:tcPr>
            <w:tcW w:w="708" w:type="pct"/>
            <w:tcBorders>
              <w:top w:val="nil"/>
              <w:left w:val="nil"/>
              <w:bottom w:val="nil"/>
              <w:right w:val="nil"/>
            </w:tcBorders>
            <w:vAlign w:val="bottom"/>
          </w:tcPr>
          <w:p w14:paraId="724F5482"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7,672 (4.6%)</w:t>
            </w:r>
          </w:p>
        </w:tc>
        <w:tc>
          <w:tcPr>
            <w:tcW w:w="702" w:type="pct"/>
            <w:tcBorders>
              <w:top w:val="nil"/>
              <w:left w:val="nil"/>
              <w:bottom w:val="nil"/>
              <w:right w:val="nil"/>
            </w:tcBorders>
            <w:vAlign w:val="bottom"/>
          </w:tcPr>
          <w:p w14:paraId="6869EFB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8,313 (5.0%)</w:t>
            </w:r>
          </w:p>
        </w:tc>
        <w:tc>
          <w:tcPr>
            <w:tcW w:w="703" w:type="pct"/>
            <w:tcBorders>
              <w:top w:val="nil"/>
              <w:left w:val="nil"/>
              <w:bottom w:val="nil"/>
              <w:right w:val="nil"/>
            </w:tcBorders>
            <w:vAlign w:val="bottom"/>
          </w:tcPr>
          <w:p w14:paraId="431D4BDE"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8,113 (4.9%)</w:t>
            </w:r>
          </w:p>
        </w:tc>
        <w:tc>
          <w:tcPr>
            <w:tcW w:w="708" w:type="pct"/>
            <w:tcBorders>
              <w:top w:val="nil"/>
              <w:left w:val="nil"/>
              <w:bottom w:val="nil"/>
              <w:right w:val="nil"/>
            </w:tcBorders>
            <w:vAlign w:val="bottom"/>
          </w:tcPr>
          <w:p w14:paraId="55F45312"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8,358 (5.1%)</w:t>
            </w:r>
          </w:p>
        </w:tc>
        <w:tc>
          <w:tcPr>
            <w:tcW w:w="764" w:type="pct"/>
            <w:tcBorders>
              <w:top w:val="nil"/>
              <w:left w:val="nil"/>
              <w:bottom w:val="nil"/>
              <w:right w:val="nil"/>
            </w:tcBorders>
            <w:vAlign w:val="bottom"/>
          </w:tcPr>
          <w:p w14:paraId="1923C810"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39,968 (4.8%)</w:t>
            </w:r>
          </w:p>
        </w:tc>
      </w:tr>
      <w:tr w:rsidR="0071500B" w:rsidRPr="0009640A" w14:paraId="15386025" w14:textId="77777777" w:rsidTr="0071500B">
        <w:tc>
          <w:tcPr>
            <w:tcW w:w="710" w:type="pct"/>
            <w:tcBorders>
              <w:top w:val="nil"/>
              <w:left w:val="nil"/>
              <w:bottom w:val="nil"/>
              <w:right w:val="nil"/>
            </w:tcBorders>
            <w:vAlign w:val="bottom"/>
          </w:tcPr>
          <w:p w14:paraId="0C942ADC" w14:textId="49A15B2C"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45-49</w:t>
            </w:r>
          </w:p>
        </w:tc>
        <w:tc>
          <w:tcPr>
            <w:tcW w:w="706" w:type="pct"/>
            <w:tcBorders>
              <w:top w:val="nil"/>
              <w:left w:val="nil"/>
              <w:bottom w:val="nil"/>
              <w:right w:val="nil"/>
            </w:tcBorders>
            <w:vAlign w:val="bottom"/>
          </w:tcPr>
          <w:p w14:paraId="2B3CFC7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6,454 (3.9%)</w:t>
            </w:r>
          </w:p>
        </w:tc>
        <w:tc>
          <w:tcPr>
            <w:tcW w:w="708" w:type="pct"/>
            <w:tcBorders>
              <w:top w:val="nil"/>
              <w:left w:val="nil"/>
              <w:bottom w:val="nil"/>
              <w:right w:val="nil"/>
            </w:tcBorders>
            <w:vAlign w:val="bottom"/>
          </w:tcPr>
          <w:p w14:paraId="5DADF9B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6,349 (3.8%)</w:t>
            </w:r>
          </w:p>
        </w:tc>
        <w:tc>
          <w:tcPr>
            <w:tcW w:w="702" w:type="pct"/>
            <w:tcBorders>
              <w:top w:val="nil"/>
              <w:left w:val="nil"/>
              <w:bottom w:val="nil"/>
              <w:right w:val="nil"/>
            </w:tcBorders>
            <w:vAlign w:val="bottom"/>
          </w:tcPr>
          <w:p w14:paraId="765263F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5,999 (3.6%)</w:t>
            </w:r>
          </w:p>
        </w:tc>
        <w:tc>
          <w:tcPr>
            <w:tcW w:w="703" w:type="pct"/>
            <w:tcBorders>
              <w:top w:val="nil"/>
              <w:left w:val="nil"/>
              <w:bottom w:val="nil"/>
              <w:right w:val="nil"/>
            </w:tcBorders>
            <w:vAlign w:val="bottom"/>
          </w:tcPr>
          <w:p w14:paraId="51D28759"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6,552 (3.9%)</w:t>
            </w:r>
          </w:p>
        </w:tc>
        <w:tc>
          <w:tcPr>
            <w:tcW w:w="708" w:type="pct"/>
            <w:tcBorders>
              <w:top w:val="nil"/>
              <w:left w:val="nil"/>
              <w:bottom w:val="nil"/>
              <w:right w:val="nil"/>
            </w:tcBorders>
            <w:vAlign w:val="bottom"/>
          </w:tcPr>
          <w:p w14:paraId="149F4238"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6,616 (4.0%)</w:t>
            </w:r>
          </w:p>
        </w:tc>
        <w:tc>
          <w:tcPr>
            <w:tcW w:w="764" w:type="pct"/>
            <w:tcBorders>
              <w:top w:val="nil"/>
              <w:left w:val="nil"/>
              <w:bottom w:val="nil"/>
              <w:right w:val="nil"/>
            </w:tcBorders>
            <w:vAlign w:val="bottom"/>
          </w:tcPr>
          <w:p w14:paraId="3CBC0C80"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31,970 (3.8%)</w:t>
            </w:r>
          </w:p>
        </w:tc>
      </w:tr>
      <w:tr w:rsidR="0071500B" w:rsidRPr="0009640A" w14:paraId="72180275" w14:textId="77777777" w:rsidTr="0071500B">
        <w:tc>
          <w:tcPr>
            <w:tcW w:w="710" w:type="pct"/>
            <w:tcBorders>
              <w:top w:val="nil"/>
              <w:left w:val="nil"/>
              <w:bottom w:val="nil"/>
              <w:right w:val="nil"/>
            </w:tcBorders>
            <w:vAlign w:val="bottom"/>
          </w:tcPr>
          <w:p w14:paraId="2ECD3685" w14:textId="4E337B81"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50-54</w:t>
            </w:r>
          </w:p>
        </w:tc>
        <w:tc>
          <w:tcPr>
            <w:tcW w:w="706" w:type="pct"/>
            <w:tcBorders>
              <w:top w:val="nil"/>
              <w:left w:val="nil"/>
              <w:bottom w:val="nil"/>
              <w:right w:val="nil"/>
            </w:tcBorders>
            <w:vAlign w:val="bottom"/>
          </w:tcPr>
          <w:p w14:paraId="11B1664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6,437 (3.8%)</w:t>
            </w:r>
          </w:p>
        </w:tc>
        <w:tc>
          <w:tcPr>
            <w:tcW w:w="708" w:type="pct"/>
            <w:tcBorders>
              <w:top w:val="nil"/>
              <w:left w:val="nil"/>
              <w:bottom w:val="nil"/>
              <w:right w:val="nil"/>
            </w:tcBorders>
            <w:vAlign w:val="bottom"/>
          </w:tcPr>
          <w:p w14:paraId="5DAE9DF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6,542 (3.9%)</w:t>
            </w:r>
          </w:p>
        </w:tc>
        <w:tc>
          <w:tcPr>
            <w:tcW w:w="702" w:type="pct"/>
            <w:tcBorders>
              <w:top w:val="nil"/>
              <w:left w:val="nil"/>
              <w:bottom w:val="nil"/>
              <w:right w:val="nil"/>
            </w:tcBorders>
            <w:vAlign w:val="bottom"/>
          </w:tcPr>
          <w:p w14:paraId="0EEE1E1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6,779 (4.0%)</w:t>
            </w:r>
          </w:p>
        </w:tc>
        <w:tc>
          <w:tcPr>
            <w:tcW w:w="703" w:type="pct"/>
            <w:tcBorders>
              <w:top w:val="nil"/>
              <w:left w:val="nil"/>
              <w:bottom w:val="nil"/>
              <w:right w:val="nil"/>
            </w:tcBorders>
            <w:vAlign w:val="bottom"/>
          </w:tcPr>
          <w:p w14:paraId="60041AC9"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6,324 (3.8%)</w:t>
            </w:r>
          </w:p>
        </w:tc>
        <w:tc>
          <w:tcPr>
            <w:tcW w:w="708" w:type="pct"/>
            <w:tcBorders>
              <w:top w:val="nil"/>
              <w:left w:val="nil"/>
              <w:bottom w:val="nil"/>
              <w:right w:val="nil"/>
            </w:tcBorders>
            <w:vAlign w:val="bottom"/>
          </w:tcPr>
          <w:p w14:paraId="18847C18"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6,337 (3.8%)</w:t>
            </w:r>
          </w:p>
        </w:tc>
        <w:tc>
          <w:tcPr>
            <w:tcW w:w="764" w:type="pct"/>
            <w:tcBorders>
              <w:top w:val="nil"/>
              <w:left w:val="nil"/>
              <w:bottom w:val="nil"/>
              <w:right w:val="nil"/>
            </w:tcBorders>
            <w:vAlign w:val="bottom"/>
          </w:tcPr>
          <w:p w14:paraId="2D996DD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32,419 (3.9%)</w:t>
            </w:r>
          </w:p>
        </w:tc>
      </w:tr>
      <w:tr w:rsidR="0071500B" w:rsidRPr="0009640A" w14:paraId="014D6ACC" w14:textId="77777777" w:rsidTr="0071500B">
        <w:tc>
          <w:tcPr>
            <w:tcW w:w="710" w:type="pct"/>
            <w:tcBorders>
              <w:top w:val="nil"/>
              <w:left w:val="nil"/>
              <w:bottom w:val="nil"/>
              <w:right w:val="nil"/>
            </w:tcBorders>
            <w:vAlign w:val="bottom"/>
          </w:tcPr>
          <w:p w14:paraId="1E234089" w14:textId="2815D982"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55-59</w:t>
            </w:r>
          </w:p>
        </w:tc>
        <w:tc>
          <w:tcPr>
            <w:tcW w:w="706" w:type="pct"/>
            <w:tcBorders>
              <w:top w:val="nil"/>
              <w:left w:val="nil"/>
              <w:bottom w:val="nil"/>
              <w:right w:val="nil"/>
            </w:tcBorders>
            <w:vAlign w:val="bottom"/>
          </w:tcPr>
          <w:p w14:paraId="496F8F5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6,668 (4.0%)</w:t>
            </w:r>
          </w:p>
        </w:tc>
        <w:tc>
          <w:tcPr>
            <w:tcW w:w="708" w:type="pct"/>
            <w:tcBorders>
              <w:top w:val="nil"/>
              <w:left w:val="nil"/>
              <w:bottom w:val="nil"/>
              <w:right w:val="nil"/>
            </w:tcBorders>
            <w:vAlign w:val="bottom"/>
          </w:tcPr>
          <w:p w14:paraId="57DA4EE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6,590 (3.9%)</w:t>
            </w:r>
          </w:p>
        </w:tc>
        <w:tc>
          <w:tcPr>
            <w:tcW w:w="702" w:type="pct"/>
            <w:tcBorders>
              <w:top w:val="nil"/>
              <w:left w:val="nil"/>
              <w:bottom w:val="nil"/>
              <w:right w:val="nil"/>
            </w:tcBorders>
            <w:vAlign w:val="bottom"/>
          </w:tcPr>
          <w:p w14:paraId="6D11AF09"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5,799 (3.5%)</w:t>
            </w:r>
          </w:p>
        </w:tc>
        <w:tc>
          <w:tcPr>
            <w:tcW w:w="703" w:type="pct"/>
            <w:tcBorders>
              <w:top w:val="nil"/>
              <w:left w:val="nil"/>
              <w:bottom w:val="nil"/>
              <w:right w:val="nil"/>
            </w:tcBorders>
            <w:vAlign w:val="bottom"/>
          </w:tcPr>
          <w:p w14:paraId="5A74D22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6,060 (3.6%)</w:t>
            </w:r>
          </w:p>
        </w:tc>
        <w:tc>
          <w:tcPr>
            <w:tcW w:w="708" w:type="pct"/>
            <w:tcBorders>
              <w:top w:val="nil"/>
              <w:left w:val="nil"/>
              <w:bottom w:val="nil"/>
              <w:right w:val="nil"/>
            </w:tcBorders>
            <w:vAlign w:val="bottom"/>
          </w:tcPr>
          <w:p w14:paraId="4EAFBD0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5,934 (3.6%)</w:t>
            </w:r>
          </w:p>
        </w:tc>
        <w:tc>
          <w:tcPr>
            <w:tcW w:w="764" w:type="pct"/>
            <w:tcBorders>
              <w:top w:val="nil"/>
              <w:left w:val="nil"/>
              <w:bottom w:val="nil"/>
              <w:right w:val="nil"/>
            </w:tcBorders>
            <w:vAlign w:val="bottom"/>
          </w:tcPr>
          <w:p w14:paraId="46F35D4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31,051 (3.7%)</w:t>
            </w:r>
          </w:p>
        </w:tc>
      </w:tr>
      <w:tr w:rsidR="0071500B" w:rsidRPr="0009640A" w14:paraId="28CF4B95" w14:textId="77777777" w:rsidTr="0071500B">
        <w:tc>
          <w:tcPr>
            <w:tcW w:w="710" w:type="pct"/>
            <w:tcBorders>
              <w:top w:val="nil"/>
              <w:left w:val="nil"/>
              <w:bottom w:val="nil"/>
              <w:right w:val="nil"/>
            </w:tcBorders>
            <w:vAlign w:val="bottom"/>
          </w:tcPr>
          <w:p w14:paraId="1206C1F8" w14:textId="69461B4D"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60-64</w:t>
            </w:r>
          </w:p>
        </w:tc>
        <w:tc>
          <w:tcPr>
            <w:tcW w:w="706" w:type="pct"/>
            <w:tcBorders>
              <w:top w:val="nil"/>
              <w:left w:val="nil"/>
              <w:bottom w:val="nil"/>
              <w:right w:val="nil"/>
            </w:tcBorders>
            <w:vAlign w:val="bottom"/>
          </w:tcPr>
          <w:p w14:paraId="284C00DE"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5,286 (3.2%)</w:t>
            </w:r>
          </w:p>
        </w:tc>
        <w:tc>
          <w:tcPr>
            <w:tcW w:w="708" w:type="pct"/>
            <w:tcBorders>
              <w:top w:val="nil"/>
              <w:left w:val="nil"/>
              <w:bottom w:val="nil"/>
              <w:right w:val="nil"/>
            </w:tcBorders>
            <w:vAlign w:val="bottom"/>
          </w:tcPr>
          <w:p w14:paraId="06CA055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5,426 (3.2%)</w:t>
            </w:r>
          </w:p>
        </w:tc>
        <w:tc>
          <w:tcPr>
            <w:tcW w:w="702" w:type="pct"/>
            <w:tcBorders>
              <w:top w:val="nil"/>
              <w:left w:val="nil"/>
              <w:bottom w:val="nil"/>
              <w:right w:val="nil"/>
            </w:tcBorders>
            <w:vAlign w:val="bottom"/>
          </w:tcPr>
          <w:p w14:paraId="0F3C0E79"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6,448 (3.9%)</w:t>
            </w:r>
          </w:p>
        </w:tc>
        <w:tc>
          <w:tcPr>
            <w:tcW w:w="703" w:type="pct"/>
            <w:tcBorders>
              <w:top w:val="nil"/>
              <w:left w:val="nil"/>
              <w:bottom w:val="nil"/>
              <w:right w:val="nil"/>
            </w:tcBorders>
            <w:vAlign w:val="bottom"/>
          </w:tcPr>
          <w:p w14:paraId="0E03FFB4"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6,114 (3.7%)</w:t>
            </w:r>
          </w:p>
        </w:tc>
        <w:tc>
          <w:tcPr>
            <w:tcW w:w="708" w:type="pct"/>
            <w:tcBorders>
              <w:top w:val="nil"/>
              <w:left w:val="nil"/>
              <w:bottom w:val="nil"/>
              <w:right w:val="nil"/>
            </w:tcBorders>
            <w:vAlign w:val="bottom"/>
          </w:tcPr>
          <w:p w14:paraId="4A75600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6,057 (3.7%)</w:t>
            </w:r>
          </w:p>
        </w:tc>
        <w:tc>
          <w:tcPr>
            <w:tcW w:w="764" w:type="pct"/>
            <w:tcBorders>
              <w:top w:val="nil"/>
              <w:left w:val="nil"/>
              <w:bottom w:val="nil"/>
              <w:right w:val="nil"/>
            </w:tcBorders>
            <w:vAlign w:val="bottom"/>
          </w:tcPr>
          <w:p w14:paraId="13F13D74"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29,331 (3.5%)</w:t>
            </w:r>
          </w:p>
        </w:tc>
      </w:tr>
      <w:tr w:rsidR="0071500B" w:rsidRPr="0009640A" w14:paraId="52F1808E" w14:textId="77777777" w:rsidTr="0071500B">
        <w:tc>
          <w:tcPr>
            <w:tcW w:w="710" w:type="pct"/>
            <w:tcBorders>
              <w:top w:val="nil"/>
              <w:left w:val="nil"/>
              <w:bottom w:val="nil"/>
              <w:right w:val="nil"/>
            </w:tcBorders>
            <w:vAlign w:val="bottom"/>
          </w:tcPr>
          <w:p w14:paraId="33934EB3" w14:textId="41925953"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65-69</w:t>
            </w:r>
          </w:p>
        </w:tc>
        <w:tc>
          <w:tcPr>
            <w:tcW w:w="706" w:type="pct"/>
            <w:tcBorders>
              <w:top w:val="nil"/>
              <w:left w:val="nil"/>
              <w:bottom w:val="nil"/>
              <w:right w:val="nil"/>
            </w:tcBorders>
            <w:vAlign w:val="bottom"/>
          </w:tcPr>
          <w:p w14:paraId="353EEC04"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4,317 (2.6%)</w:t>
            </w:r>
          </w:p>
        </w:tc>
        <w:tc>
          <w:tcPr>
            <w:tcW w:w="708" w:type="pct"/>
            <w:tcBorders>
              <w:top w:val="nil"/>
              <w:left w:val="nil"/>
              <w:bottom w:val="nil"/>
              <w:right w:val="nil"/>
            </w:tcBorders>
            <w:vAlign w:val="bottom"/>
          </w:tcPr>
          <w:p w14:paraId="49F117C4"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4,422 (2.6%)</w:t>
            </w:r>
          </w:p>
        </w:tc>
        <w:tc>
          <w:tcPr>
            <w:tcW w:w="702" w:type="pct"/>
            <w:tcBorders>
              <w:top w:val="nil"/>
              <w:left w:val="nil"/>
              <w:bottom w:val="nil"/>
              <w:right w:val="nil"/>
            </w:tcBorders>
            <w:vAlign w:val="bottom"/>
          </w:tcPr>
          <w:p w14:paraId="41298A8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3,779 (2.3%)</w:t>
            </w:r>
          </w:p>
        </w:tc>
        <w:tc>
          <w:tcPr>
            <w:tcW w:w="703" w:type="pct"/>
            <w:tcBorders>
              <w:top w:val="nil"/>
              <w:left w:val="nil"/>
              <w:bottom w:val="nil"/>
              <w:right w:val="nil"/>
            </w:tcBorders>
            <w:vAlign w:val="bottom"/>
          </w:tcPr>
          <w:p w14:paraId="71B42C1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4,145 (2.5%)</w:t>
            </w:r>
          </w:p>
        </w:tc>
        <w:tc>
          <w:tcPr>
            <w:tcW w:w="708" w:type="pct"/>
            <w:tcBorders>
              <w:top w:val="nil"/>
              <w:left w:val="nil"/>
              <w:bottom w:val="nil"/>
              <w:right w:val="nil"/>
            </w:tcBorders>
            <w:vAlign w:val="bottom"/>
          </w:tcPr>
          <w:p w14:paraId="280C606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4,218 (2.6%)</w:t>
            </w:r>
          </w:p>
        </w:tc>
        <w:tc>
          <w:tcPr>
            <w:tcW w:w="764" w:type="pct"/>
            <w:tcBorders>
              <w:top w:val="nil"/>
              <w:left w:val="nil"/>
              <w:bottom w:val="nil"/>
              <w:right w:val="nil"/>
            </w:tcBorders>
            <w:vAlign w:val="bottom"/>
          </w:tcPr>
          <w:p w14:paraId="7DDAEE3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20,881 (2.5%)</w:t>
            </w:r>
          </w:p>
        </w:tc>
      </w:tr>
      <w:tr w:rsidR="0071500B" w:rsidRPr="0009640A" w14:paraId="6B71C4C5" w14:textId="77777777" w:rsidTr="0071500B">
        <w:tc>
          <w:tcPr>
            <w:tcW w:w="710" w:type="pct"/>
            <w:tcBorders>
              <w:top w:val="nil"/>
              <w:left w:val="nil"/>
              <w:bottom w:val="nil"/>
              <w:right w:val="nil"/>
            </w:tcBorders>
            <w:vAlign w:val="bottom"/>
          </w:tcPr>
          <w:p w14:paraId="15DDBA01" w14:textId="2679A4C3"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70-74</w:t>
            </w:r>
          </w:p>
        </w:tc>
        <w:tc>
          <w:tcPr>
            <w:tcW w:w="706" w:type="pct"/>
            <w:tcBorders>
              <w:top w:val="nil"/>
              <w:left w:val="nil"/>
              <w:bottom w:val="nil"/>
              <w:right w:val="nil"/>
            </w:tcBorders>
            <w:vAlign w:val="bottom"/>
          </w:tcPr>
          <w:p w14:paraId="763579D9"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3,251 (1.9%)</w:t>
            </w:r>
          </w:p>
        </w:tc>
        <w:tc>
          <w:tcPr>
            <w:tcW w:w="708" w:type="pct"/>
            <w:tcBorders>
              <w:top w:val="nil"/>
              <w:left w:val="nil"/>
              <w:bottom w:val="nil"/>
              <w:right w:val="nil"/>
            </w:tcBorders>
            <w:vAlign w:val="bottom"/>
          </w:tcPr>
          <w:p w14:paraId="7C90709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3,333 (2.0%)</w:t>
            </w:r>
          </w:p>
        </w:tc>
        <w:tc>
          <w:tcPr>
            <w:tcW w:w="702" w:type="pct"/>
            <w:tcBorders>
              <w:top w:val="nil"/>
              <w:left w:val="nil"/>
              <w:bottom w:val="nil"/>
              <w:right w:val="nil"/>
            </w:tcBorders>
            <w:vAlign w:val="bottom"/>
          </w:tcPr>
          <w:p w14:paraId="4C3C4D50"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3,599 (2.1%)</w:t>
            </w:r>
          </w:p>
        </w:tc>
        <w:tc>
          <w:tcPr>
            <w:tcW w:w="703" w:type="pct"/>
            <w:tcBorders>
              <w:top w:val="nil"/>
              <w:left w:val="nil"/>
              <w:bottom w:val="nil"/>
              <w:right w:val="nil"/>
            </w:tcBorders>
            <w:vAlign w:val="bottom"/>
          </w:tcPr>
          <w:p w14:paraId="406EC4A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3,388 (2.0%)</w:t>
            </w:r>
          </w:p>
        </w:tc>
        <w:tc>
          <w:tcPr>
            <w:tcW w:w="708" w:type="pct"/>
            <w:tcBorders>
              <w:top w:val="nil"/>
              <w:left w:val="nil"/>
              <w:bottom w:val="nil"/>
              <w:right w:val="nil"/>
            </w:tcBorders>
            <w:vAlign w:val="bottom"/>
          </w:tcPr>
          <w:p w14:paraId="747B75F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3,548 (2.2%)</w:t>
            </w:r>
          </w:p>
        </w:tc>
        <w:tc>
          <w:tcPr>
            <w:tcW w:w="764" w:type="pct"/>
            <w:tcBorders>
              <w:top w:val="nil"/>
              <w:left w:val="nil"/>
              <w:bottom w:val="nil"/>
              <w:right w:val="nil"/>
            </w:tcBorders>
            <w:vAlign w:val="bottom"/>
          </w:tcPr>
          <w:p w14:paraId="3F6A48A5"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17,119 (2.1%)</w:t>
            </w:r>
          </w:p>
        </w:tc>
      </w:tr>
      <w:tr w:rsidR="0071500B" w:rsidRPr="0009640A" w14:paraId="5C8C2575" w14:textId="77777777" w:rsidTr="0071500B">
        <w:tc>
          <w:tcPr>
            <w:tcW w:w="710" w:type="pct"/>
            <w:tcBorders>
              <w:top w:val="nil"/>
              <w:left w:val="nil"/>
              <w:bottom w:val="nil"/>
              <w:right w:val="nil"/>
            </w:tcBorders>
            <w:vAlign w:val="bottom"/>
          </w:tcPr>
          <w:p w14:paraId="0696A9D0" w14:textId="23B29DFD"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75-79</w:t>
            </w:r>
          </w:p>
        </w:tc>
        <w:tc>
          <w:tcPr>
            <w:tcW w:w="706" w:type="pct"/>
            <w:tcBorders>
              <w:top w:val="nil"/>
              <w:left w:val="nil"/>
              <w:bottom w:val="nil"/>
              <w:right w:val="nil"/>
            </w:tcBorders>
            <w:vAlign w:val="bottom"/>
          </w:tcPr>
          <w:p w14:paraId="5CFD47E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2,484 (1.5%)</w:t>
            </w:r>
          </w:p>
        </w:tc>
        <w:tc>
          <w:tcPr>
            <w:tcW w:w="708" w:type="pct"/>
            <w:tcBorders>
              <w:top w:val="nil"/>
              <w:left w:val="nil"/>
              <w:bottom w:val="nil"/>
              <w:right w:val="nil"/>
            </w:tcBorders>
            <w:vAlign w:val="bottom"/>
          </w:tcPr>
          <w:p w14:paraId="7BBD7E94"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2,553 (1.5%)</w:t>
            </w:r>
          </w:p>
        </w:tc>
        <w:tc>
          <w:tcPr>
            <w:tcW w:w="702" w:type="pct"/>
            <w:tcBorders>
              <w:top w:val="nil"/>
              <w:left w:val="nil"/>
              <w:bottom w:val="nil"/>
              <w:right w:val="nil"/>
            </w:tcBorders>
            <w:vAlign w:val="bottom"/>
          </w:tcPr>
          <w:p w14:paraId="2FADDD0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2,456 (1.5%)</w:t>
            </w:r>
          </w:p>
        </w:tc>
        <w:tc>
          <w:tcPr>
            <w:tcW w:w="703" w:type="pct"/>
            <w:tcBorders>
              <w:top w:val="nil"/>
              <w:left w:val="nil"/>
              <w:bottom w:val="nil"/>
              <w:right w:val="nil"/>
            </w:tcBorders>
            <w:vAlign w:val="bottom"/>
          </w:tcPr>
          <w:p w14:paraId="3C05AA6A"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2,483 (1.5%)</w:t>
            </w:r>
          </w:p>
        </w:tc>
        <w:tc>
          <w:tcPr>
            <w:tcW w:w="708" w:type="pct"/>
            <w:tcBorders>
              <w:top w:val="nil"/>
              <w:left w:val="nil"/>
              <w:bottom w:val="nil"/>
              <w:right w:val="nil"/>
            </w:tcBorders>
            <w:vAlign w:val="bottom"/>
          </w:tcPr>
          <w:p w14:paraId="40677FE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2,254 (1.4%)</w:t>
            </w:r>
          </w:p>
        </w:tc>
        <w:tc>
          <w:tcPr>
            <w:tcW w:w="764" w:type="pct"/>
            <w:tcBorders>
              <w:top w:val="nil"/>
              <w:left w:val="nil"/>
              <w:bottom w:val="nil"/>
              <w:right w:val="nil"/>
            </w:tcBorders>
            <w:vAlign w:val="bottom"/>
          </w:tcPr>
          <w:p w14:paraId="5DA34B49"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12,230 (1.5%)</w:t>
            </w:r>
          </w:p>
        </w:tc>
      </w:tr>
      <w:tr w:rsidR="0071500B" w:rsidRPr="0009640A" w14:paraId="5F12E58B" w14:textId="77777777" w:rsidTr="0071500B">
        <w:tc>
          <w:tcPr>
            <w:tcW w:w="710" w:type="pct"/>
            <w:tcBorders>
              <w:top w:val="nil"/>
              <w:left w:val="nil"/>
              <w:bottom w:val="nil"/>
              <w:right w:val="nil"/>
            </w:tcBorders>
            <w:vAlign w:val="bottom"/>
          </w:tcPr>
          <w:p w14:paraId="0785CF9A" w14:textId="1663C1E3"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80+</w:t>
            </w:r>
          </w:p>
        </w:tc>
        <w:tc>
          <w:tcPr>
            <w:tcW w:w="706" w:type="pct"/>
            <w:tcBorders>
              <w:top w:val="nil"/>
              <w:left w:val="nil"/>
              <w:bottom w:val="nil"/>
              <w:right w:val="nil"/>
            </w:tcBorders>
            <w:vAlign w:val="bottom"/>
          </w:tcPr>
          <w:p w14:paraId="3379EF1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1,936 (1.2%)</w:t>
            </w:r>
          </w:p>
        </w:tc>
        <w:tc>
          <w:tcPr>
            <w:tcW w:w="708" w:type="pct"/>
            <w:tcBorders>
              <w:top w:val="nil"/>
              <w:left w:val="nil"/>
              <w:bottom w:val="nil"/>
              <w:right w:val="nil"/>
            </w:tcBorders>
            <w:vAlign w:val="bottom"/>
          </w:tcPr>
          <w:p w14:paraId="67D6C66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2,120 (1.3%)</w:t>
            </w:r>
          </w:p>
        </w:tc>
        <w:tc>
          <w:tcPr>
            <w:tcW w:w="702" w:type="pct"/>
            <w:tcBorders>
              <w:top w:val="nil"/>
              <w:left w:val="nil"/>
              <w:bottom w:val="nil"/>
              <w:right w:val="nil"/>
            </w:tcBorders>
            <w:vAlign w:val="bottom"/>
          </w:tcPr>
          <w:p w14:paraId="3587722E"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2,645 (1.6%)</w:t>
            </w:r>
          </w:p>
        </w:tc>
        <w:tc>
          <w:tcPr>
            <w:tcW w:w="703" w:type="pct"/>
            <w:tcBorders>
              <w:top w:val="nil"/>
              <w:left w:val="nil"/>
              <w:bottom w:val="nil"/>
              <w:right w:val="nil"/>
            </w:tcBorders>
            <w:vAlign w:val="bottom"/>
          </w:tcPr>
          <w:p w14:paraId="28343118"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2,488 (1.5%)</w:t>
            </w:r>
          </w:p>
        </w:tc>
        <w:tc>
          <w:tcPr>
            <w:tcW w:w="708" w:type="pct"/>
            <w:tcBorders>
              <w:top w:val="nil"/>
              <w:left w:val="nil"/>
              <w:bottom w:val="nil"/>
              <w:right w:val="nil"/>
            </w:tcBorders>
            <w:vAlign w:val="bottom"/>
          </w:tcPr>
          <w:p w14:paraId="754C2C26"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2,614 (1.6%)</w:t>
            </w:r>
          </w:p>
        </w:tc>
        <w:tc>
          <w:tcPr>
            <w:tcW w:w="764" w:type="pct"/>
            <w:tcBorders>
              <w:top w:val="nil"/>
              <w:left w:val="nil"/>
              <w:bottom w:val="nil"/>
              <w:right w:val="nil"/>
            </w:tcBorders>
            <w:vAlign w:val="bottom"/>
          </w:tcPr>
          <w:p w14:paraId="0646A41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11,803 (1.4%)</w:t>
            </w:r>
          </w:p>
        </w:tc>
      </w:tr>
      <w:tr w:rsidR="0071500B" w:rsidRPr="0009640A" w14:paraId="0D99ECD8" w14:textId="77777777" w:rsidTr="0071500B">
        <w:tc>
          <w:tcPr>
            <w:tcW w:w="710" w:type="pct"/>
            <w:tcBorders>
              <w:top w:val="nil"/>
              <w:left w:val="nil"/>
              <w:bottom w:val="nil"/>
              <w:right w:val="nil"/>
            </w:tcBorders>
            <w:vAlign w:val="bottom"/>
          </w:tcPr>
          <w:p w14:paraId="72FCECBF"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GENDER</w:t>
            </w:r>
          </w:p>
        </w:tc>
        <w:tc>
          <w:tcPr>
            <w:tcW w:w="706" w:type="pct"/>
            <w:tcBorders>
              <w:top w:val="nil"/>
              <w:left w:val="nil"/>
              <w:bottom w:val="nil"/>
              <w:right w:val="nil"/>
            </w:tcBorders>
          </w:tcPr>
          <w:p w14:paraId="6C1340C3" w14:textId="77777777" w:rsidR="00E76067" w:rsidRPr="0009640A" w:rsidRDefault="00E76067" w:rsidP="00A777F4">
            <w:pPr>
              <w:spacing w:after="160" w:line="278" w:lineRule="auto"/>
              <w:jc w:val="center"/>
              <w:rPr>
                <w:rFonts w:ascii="Calibri" w:hAnsi="Calibri" w:cs="Calibri"/>
                <w:sz w:val="18"/>
                <w:szCs w:val="18"/>
                <w:lang w:val="en-US"/>
              </w:rPr>
            </w:pPr>
          </w:p>
        </w:tc>
        <w:tc>
          <w:tcPr>
            <w:tcW w:w="708" w:type="pct"/>
            <w:tcBorders>
              <w:top w:val="nil"/>
              <w:left w:val="nil"/>
              <w:bottom w:val="nil"/>
              <w:right w:val="nil"/>
            </w:tcBorders>
          </w:tcPr>
          <w:p w14:paraId="39A86FE7" w14:textId="77777777" w:rsidR="00E76067" w:rsidRPr="0009640A" w:rsidRDefault="00E76067" w:rsidP="00A777F4">
            <w:pPr>
              <w:spacing w:after="160" w:line="278" w:lineRule="auto"/>
              <w:jc w:val="center"/>
              <w:rPr>
                <w:rFonts w:ascii="Calibri" w:hAnsi="Calibri" w:cs="Calibri"/>
                <w:sz w:val="18"/>
                <w:szCs w:val="18"/>
                <w:lang w:val="en-US"/>
              </w:rPr>
            </w:pPr>
          </w:p>
        </w:tc>
        <w:tc>
          <w:tcPr>
            <w:tcW w:w="702" w:type="pct"/>
            <w:tcBorders>
              <w:top w:val="nil"/>
              <w:left w:val="nil"/>
              <w:bottom w:val="nil"/>
              <w:right w:val="nil"/>
            </w:tcBorders>
          </w:tcPr>
          <w:p w14:paraId="0DD9BC86" w14:textId="77777777" w:rsidR="00E76067" w:rsidRPr="0009640A" w:rsidRDefault="00E76067" w:rsidP="00A777F4">
            <w:pPr>
              <w:spacing w:after="160" w:line="278" w:lineRule="auto"/>
              <w:jc w:val="center"/>
              <w:rPr>
                <w:rFonts w:ascii="Calibri" w:hAnsi="Calibri" w:cs="Calibri"/>
                <w:sz w:val="18"/>
                <w:szCs w:val="18"/>
                <w:lang w:val="en-US"/>
              </w:rPr>
            </w:pPr>
          </w:p>
        </w:tc>
        <w:tc>
          <w:tcPr>
            <w:tcW w:w="703" w:type="pct"/>
            <w:tcBorders>
              <w:top w:val="nil"/>
              <w:left w:val="nil"/>
              <w:bottom w:val="nil"/>
              <w:right w:val="nil"/>
            </w:tcBorders>
          </w:tcPr>
          <w:p w14:paraId="75221EB8" w14:textId="77777777" w:rsidR="00E76067" w:rsidRPr="0009640A" w:rsidRDefault="00E76067" w:rsidP="00A777F4">
            <w:pPr>
              <w:spacing w:after="160" w:line="278" w:lineRule="auto"/>
              <w:jc w:val="center"/>
              <w:rPr>
                <w:rFonts w:ascii="Calibri" w:hAnsi="Calibri" w:cs="Calibri"/>
                <w:sz w:val="18"/>
                <w:szCs w:val="18"/>
                <w:lang w:val="en-US"/>
              </w:rPr>
            </w:pPr>
          </w:p>
        </w:tc>
        <w:tc>
          <w:tcPr>
            <w:tcW w:w="708" w:type="pct"/>
            <w:tcBorders>
              <w:top w:val="nil"/>
              <w:left w:val="nil"/>
              <w:bottom w:val="nil"/>
              <w:right w:val="nil"/>
            </w:tcBorders>
          </w:tcPr>
          <w:p w14:paraId="390161F8" w14:textId="77777777" w:rsidR="00E76067" w:rsidRPr="0009640A" w:rsidRDefault="00E76067" w:rsidP="00A777F4">
            <w:pPr>
              <w:spacing w:after="160" w:line="278" w:lineRule="auto"/>
              <w:jc w:val="center"/>
              <w:rPr>
                <w:rFonts w:ascii="Calibri" w:hAnsi="Calibri" w:cs="Calibri"/>
                <w:sz w:val="18"/>
                <w:szCs w:val="18"/>
                <w:lang w:val="en-US"/>
              </w:rPr>
            </w:pPr>
          </w:p>
        </w:tc>
        <w:tc>
          <w:tcPr>
            <w:tcW w:w="764" w:type="pct"/>
            <w:tcBorders>
              <w:top w:val="nil"/>
              <w:left w:val="nil"/>
              <w:bottom w:val="nil"/>
              <w:right w:val="nil"/>
            </w:tcBorders>
          </w:tcPr>
          <w:p w14:paraId="05183AF1" w14:textId="77777777" w:rsidR="00E76067" w:rsidRPr="0009640A" w:rsidRDefault="00E76067" w:rsidP="00A777F4">
            <w:pPr>
              <w:spacing w:after="160" w:line="278" w:lineRule="auto"/>
              <w:jc w:val="center"/>
              <w:rPr>
                <w:rFonts w:ascii="Calibri" w:hAnsi="Calibri" w:cs="Calibri"/>
                <w:sz w:val="18"/>
                <w:szCs w:val="18"/>
                <w:lang w:val="en-US"/>
              </w:rPr>
            </w:pPr>
          </w:p>
        </w:tc>
      </w:tr>
      <w:tr w:rsidR="0071500B" w:rsidRPr="0009640A" w14:paraId="17F1ABC0" w14:textId="77777777" w:rsidTr="0071500B">
        <w:tc>
          <w:tcPr>
            <w:tcW w:w="710" w:type="pct"/>
            <w:tcBorders>
              <w:top w:val="nil"/>
              <w:left w:val="nil"/>
              <w:bottom w:val="nil"/>
              <w:right w:val="nil"/>
            </w:tcBorders>
            <w:vAlign w:val="bottom"/>
          </w:tcPr>
          <w:p w14:paraId="651FE445" w14:textId="0C11E62D"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F</w:t>
            </w:r>
          </w:p>
        </w:tc>
        <w:tc>
          <w:tcPr>
            <w:tcW w:w="706" w:type="pct"/>
            <w:tcBorders>
              <w:top w:val="nil"/>
              <w:left w:val="nil"/>
              <w:bottom w:val="nil"/>
              <w:right w:val="nil"/>
            </w:tcBorders>
            <w:vAlign w:val="bottom"/>
          </w:tcPr>
          <w:p w14:paraId="1385280D"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87,649 (52.3%)</w:t>
            </w:r>
          </w:p>
        </w:tc>
        <w:tc>
          <w:tcPr>
            <w:tcW w:w="708" w:type="pct"/>
            <w:tcBorders>
              <w:top w:val="nil"/>
              <w:left w:val="nil"/>
              <w:bottom w:val="nil"/>
              <w:right w:val="nil"/>
            </w:tcBorders>
            <w:vAlign w:val="bottom"/>
          </w:tcPr>
          <w:p w14:paraId="765E2D4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87,906 (52.4%)</w:t>
            </w:r>
          </w:p>
        </w:tc>
        <w:tc>
          <w:tcPr>
            <w:tcW w:w="702" w:type="pct"/>
            <w:tcBorders>
              <w:top w:val="nil"/>
              <w:left w:val="nil"/>
              <w:bottom w:val="nil"/>
              <w:right w:val="nil"/>
            </w:tcBorders>
            <w:vAlign w:val="bottom"/>
          </w:tcPr>
          <w:p w14:paraId="15FCADC1"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87,605 (52.3%)</w:t>
            </w:r>
          </w:p>
        </w:tc>
        <w:tc>
          <w:tcPr>
            <w:tcW w:w="703" w:type="pct"/>
            <w:tcBorders>
              <w:top w:val="nil"/>
              <w:left w:val="nil"/>
              <w:bottom w:val="nil"/>
              <w:right w:val="nil"/>
            </w:tcBorders>
            <w:vAlign w:val="bottom"/>
          </w:tcPr>
          <w:p w14:paraId="19A28362"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87,072 (52.4%)</w:t>
            </w:r>
          </w:p>
        </w:tc>
        <w:tc>
          <w:tcPr>
            <w:tcW w:w="708" w:type="pct"/>
            <w:tcBorders>
              <w:top w:val="nil"/>
              <w:left w:val="nil"/>
              <w:bottom w:val="nil"/>
              <w:right w:val="nil"/>
            </w:tcBorders>
            <w:vAlign w:val="bottom"/>
          </w:tcPr>
          <w:p w14:paraId="0A96F7E8"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86,571 (52.5%)</w:t>
            </w:r>
          </w:p>
        </w:tc>
        <w:tc>
          <w:tcPr>
            <w:tcW w:w="764" w:type="pct"/>
            <w:tcBorders>
              <w:top w:val="nil"/>
              <w:left w:val="nil"/>
              <w:bottom w:val="nil"/>
              <w:right w:val="nil"/>
            </w:tcBorders>
            <w:vAlign w:val="bottom"/>
          </w:tcPr>
          <w:p w14:paraId="5CB146B0"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436,803 (52.4%)</w:t>
            </w:r>
          </w:p>
        </w:tc>
      </w:tr>
      <w:tr w:rsidR="0071500B" w:rsidRPr="0009640A" w14:paraId="61A09B3B" w14:textId="77777777" w:rsidTr="0071500B">
        <w:tc>
          <w:tcPr>
            <w:tcW w:w="710" w:type="pct"/>
            <w:tcBorders>
              <w:top w:val="nil"/>
              <w:left w:val="nil"/>
              <w:bottom w:val="single" w:sz="0" w:space="0" w:color="000000"/>
              <w:right w:val="nil"/>
            </w:tcBorders>
            <w:vAlign w:val="bottom"/>
          </w:tcPr>
          <w:p w14:paraId="2D56A81D" w14:textId="25B8157B"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M</w:t>
            </w:r>
          </w:p>
        </w:tc>
        <w:tc>
          <w:tcPr>
            <w:tcW w:w="706" w:type="pct"/>
            <w:tcBorders>
              <w:top w:val="nil"/>
              <w:left w:val="nil"/>
              <w:bottom w:val="single" w:sz="0" w:space="0" w:color="000000"/>
              <w:right w:val="nil"/>
            </w:tcBorders>
            <w:vAlign w:val="bottom"/>
          </w:tcPr>
          <w:p w14:paraId="707C1F5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79,828 (47.7%)</w:t>
            </w:r>
          </w:p>
        </w:tc>
        <w:tc>
          <w:tcPr>
            <w:tcW w:w="708" w:type="pct"/>
            <w:tcBorders>
              <w:top w:val="nil"/>
              <w:left w:val="nil"/>
              <w:bottom w:val="single" w:sz="0" w:space="0" w:color="000000"/>
              <w:right w:val="nil"/>
            </w:tcBorders>
            <w:vAlign w:val="bottom"/>
          </w:tcPr>
          <w:p w14:paraId="64CA953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79,977 (47.6%)</w:t>
            </w:r>
          </w:p>
        </w:tc>
        <w:tc>
          <w:tcPr>
            <w:tcW w:w="702" w:type="pct"/>
            <w:tcBorders>
              <w:top w:val="nil"/>
              <w:left w:val="nil"/>
              <w:bottom w:val="single" w:sz="0" w:space="0" w:color="000000"/>
              <w:right w:val="nil"/>
            </w:tcBorders>
            <w:vAlign w:val="bottom"/>
          </w:tcPr>
          <w:p w14:paraId="4ACBEFCB"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79,862 (47.7%)</w:t>
            </w:r>
          </w:p>
        </w:tc>
        <w:tc>
          <w:tcPr>
            <w:tcW w:w="703" w:type="pct"/>
            <w:tcBorders>
              <w:top w:val="nil"/>
              <w:left w:val="nil"/>
              <w:bottom w:val="single" w:sz="0" w:space="0" w:color="000000"/>
              <w:right w:val="nil"/>
            </w:tcBorders>
            <w:vAlign w:val="bottom"/>
          </w:tcPr>
          <w:p w14:paraId="0CBB2627"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79,071 (47.6%)</w:t>
            </w:r>
          </w:p>
        </w:tc>
        <w:tc>
          <w:tcPr>
            <w:tcW w:w="708" w:type="pct"/>
            <w:tcBorders>
              <w:top w:val="nil"/>
              <w:left w:val="nil"/>
              <w:bottom w:val="single" w:sz="0" w:space="0" w:color="000000"/>
              <w:right w:val="nil"/>
            </w:tcBorders>
            <w:vAlign w:val="bottom"/>
          </w:tcPr>
          <w:p w14:paraId="02B34CC3"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78,262 (47.5%)</w:t>
            </w:r>
          </w:p>
        </w:tc>
        <w:tc>
          <w:tcPr>
            <w:tcW w:w="764" w:type="pct"/>
            <w:tcBorders>
              <w:top w:val="nil"/>
              <w:left w:val="nil"/>
              <w:bottom w:val="single" w:sz="0" w:space="0" w:color="000000"/>
              <w:right w:val="nil"/>
            </w:tcBorders>
            <w:vAlign w:val="bottom"/>
          </w:tcPr>
          <w:p w14:paraId="339476DC" w14:textId="77777777" w:rsidR="00E76067" w:rsidRPr="0009640A" w:rsidRDefault="00E76067" w:rsidP="00A777F4">
            <w:pPr>
              <w:spacing w:after="160" w:line="278" w:lineRule="auto"/>
              <w:jc w:val="center"/>
              <w:rPr>
                <w:rFonts w:ascii="Calibri" w:hAnsi="Calibri" w:cs="Calibri"/>
                <w:sz w:val="18"/>
                <w:szCs w:val="18"/>
                <w:lang w:val="en-US"/>
              </w:rPr>
            </w:pPr>
            <w:r w:rsidRPr="0009640A">
              <w:rPr>
                <w:rFonts w:ascii="Calibri" w:hAnsi="Calibri" w:cs="Calibri"/>
                <w:sz w:val="18"/>
                <w:szCs w:val="18"/>
                <w:lang w:val="en-US"/>
              </w:rPr>
              <w:t>397,000 (47.6%)</w:t>
            </w:r>
          </w:p>
        </w:tc>
      </w:tr>
    </w:tbl>
    <w:p w14:paraId="12403494" w14:textId="77777777" w:rsidR="0009640A" w:rsidRDefault="0009640A" w:rsidP="0009640A">
      <w:pPr>
        <w:rPr>
          <w:rFonts w:ascii="Times New Roman" w:hAnsi="Times New Roman" w:cs="Times New Roman"/>
          <w:lang w:val="en-US"/>
        </w:rPr>
      </w:pPr>
    </w:p>
    <w:p w14:paraId="2A8A5D7C" w14:textId="77777777" w:rsidR="0009640A" w:rsidRDefault="0009640A" w:rsidP="00A777F4">
      <w:pPr>
        <w:jc w:val="center"/>
        <w:rPr>
          <w:rFonts w:ascii="Times New Roman" w:hAnsi="Times New Roman" w:cs="Times New Roman"/>
          <w:lang w:val="en-US"/>
        </w:rPr>
      </w:pPr>
    </w:p>
    <w:p w14:paraId="0C76DC77" w14:textId="77777777" w:rsidR="0009640A" w:rsidRPr="00A777F4" w:rsidRDefault="0009640A" w:rsidP="00A777F4">
      <w:pPr>
        <w:jc w:val="center"/>
        <w:rPr>
          <w:rFonts w:ascii="Times New Roman" w:hAnsi="Times New Roman" w:cs="Times New Roman"/>
          <w:lang w:val="en-US"/>
        </w:rPr>
      </w:pPr>
    </w:p>
    <w:p w14:paraId="7DA93736" w14:textId="0C83185F" w:rsidR="00E76067" w:rsidRPr="00A777F4" w:rsidRDefault="00E76067" w:rsidP="00A777F4">
      <w:pPr>
        <w:jc w:val="center"/>
        <w:rPr>
          <w:rFonts w:ascii="Times New Roman" w:hAnsi="Times New Roman" w:cs="Times New Roman"/>
          <w:lang w:val="en-US"/>
        </w:rPr>
      </w:pPr>
      <w:r w:rsidRPr="00A777F4">
        <w:rPr>
          <w:rFonts w:ascii="Times New Roman" w:hAnsi="Times New Roman" w:cs="Times New Roman"/>
          <w:lang w:val="en-US"/>
        </w:rPr>
        <w:lastRenderedPageBreak/>
        <w:t>Fig</w:t>
      </w:r>
      <w:r w:rsidR="00606EDA">
        <w:rPr>
          <w:rFonts w:ascii="Times New Roman" w:hAnsi="Times New Roman" w:cs="Times New Roman"/>
          <w:lang w:val="en-US"/>
        </w:rPr>
        <w:t>ure</w:t>
      </w:r>
      <w:r w:rsidRPr="00A777F4">
        <w:rPr>
          <w:rFonts w:ascii="Times New Roman" w:hAnsi="Times New Roman" w:cs="Times New Roman"/>
          <w:lang w:val="en-US"/>
        </w:rPr>
        <w:t xml:space="preserve"> </w:t>
      </w:r>
      <w:r w:rsidR="00606EDA">
        <w:rPr>
          <w:rFonts w:ascii="Times New Roman" w:hAnsi="Times New Roman" w:cs="Times New Roman"/>
          <w:lang w:val="en-US"/>
        </w:rPr>
        <w:t>A1</w:t>
      </w:r>
      <w:r w:rsidRPr="00A777F4">
        <w:rPr>
          <w:rFonts w:ascii="Times New Roman" w:hAnsi="Times New Roman" w:cs="Times New Roman"/>
          <w:lang w:val="en-US"/>
        </w:rPr>
        <w:t>. Population pyramid for Navrongo DSS2018</w:t>
      </w:r>
      <w:r w:rsidR="00460E62">
        <w:rPr>
          <w:rFonts w:ascii="Times New Roman" w:hAnsi="Times New Roman" w:cs="Times New Roman"/>
          <w:lang w:val="en-US"/>
        </w:rPr>
        <w:t>-HRS2 data</w:t>
      </w:r>
      <w:r w:rsidRPr="00A777F4">
        <w:rPr>
          <w:rFonts w:ascii="Times New Roman" w:hAnsi="Times New Roman" w:cs="Times New Roman"/>
          <w:noProof/>
          <w:lang w:val="en-US"/>
        </w:rPr>
        <w:drawing>
          <wp:inline distT="0" distB="0" distL="0" distR="0" wp14:anchorId="5373A8E8" wp14:editId="1723C033">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a:stretch>
                      <a:fillRect/>
                    </a:stretch>
                  </pic:blipFill>
                  <pic:spPr>
                    <a:xfrm>
                      <a:off x="0" y="0"/>
                      <a:ext cx="5943600" cy="3566160"/>
                    </a:xfrm>
                    <a:prstGeom prst="rect">
                      <a:avLst/>
                    </a:prstGeom>
                  </pic:spPr>
                </pic:pic>
              </a:graphicData>
            </a:graphic>
          </wp:inline>
        </w:drawing>
      </w:r>
    </w:p>
    <w:p w14:paraId="3078197D" w14:textId="3628C7BA" w:rsidR="00E76067" w:rsidRPr="00A777F4" w:rsidRDefault="00E76067" w:rsidP="00A777F4">
      <w:pPr>
        <w:jc w:val="center"/>
        <w:rPr>
          <w:rFonts w:ascii="Times New Roman" w:hAnsi="Times New Roman" w:cs="Times New Roman"/>
          <w:lang w:val="en-US"/>
        </w:rPr>
      </w:pPr>
    </w:p>
    <w:p w14:paraId="01F5F2E3" w14:textId="3DD64026" w:rsidR="00E76067" w:rsidRPr="00A777F4" w:rsidRDefault="00606EDA" w:rsidP="00A777F4">
      <w:pPr>
        <w:jc w:val="center"/>
        <w:rPr>
          <w:rFonts w:ascii="Times New Roman" w:hAnsi="Times New Roman" w:cs="Times New Roman"/>
          <w:lang w:val="en-US"/>
        </w:rPr>
      </w:pPr>
      <w:r w:rsidRPr="00A777F4">
        <w:rPr>
          <w:rFonts w:ascii="Times New Roman" w:hAnsi="Times New Roman" w:cs="Times New Roman"/>
          <w:lang w:val="en-US"/>
        </w:rPr>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2</w:t>
      </w:r>
      <w:r w:rsidR="00E76067" w:rsidRPr="00A777F4">
        <w:rPr>
          <w:rFonts w:ascii="Times New Roman" w:hAnsi="Times New Roman" w:cs="Times New Roman"/>
          <w:lang w:val="en-US"/>
        </w:rPr>
        <w:t>. Population pyramid for Navrongo DSS2022</w:t>
      </w:r>
      <w:r w:rsidR="00460E62">
        <w:rPr>
          <w:rFonts w:ascii="Times New Roman" w:hAnsi="Times New Roman" w:cs="Times New Roman"/>
          <w:lang w:val="en-US"/>
        </w:rPr>
        <w:t>-HRS2 data</w:t>
      </w:r>
      <w:r w:rsidR="00460E62" w:rsidRPr="00A777F4">
        <w:rPr>
          <w:rFonts w:ascii="Times New Roman" w:hAnsi="Times New Roman" w:cs="Times New Roman"/>
          <w:noProof/>
          <w:lang w:val="en-US"/>
        </w:rPr>
        <w:t xml:space="preserve"> </w:t>
      </w:r>
      <w:r w:rsidR="00E76067" w:rsidRPr="00A777F4">
        <w:rPr>
          <w:rFonts w:ascii="Times New Roman" w:hAnsi="Times New Roman" w:cs="Times New Roman"/>
          <w:noProof/>
          <w:lang w:val="en-US"/>
        </w:rPr>
        <w:drawing>
          <wp:inline distT="0" distB="0" distL="0" distR="0" wp14:anchorId="69D1DF9B" wp14:editId="337C26F5">
            <wp:extent cx="5943600" cy="3565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a:stretch>
                      <a:fillRect/>
                    </a:stretch>
                  </pic:blipFill>
                  <pic:spPr>
                    <a:xfrm>
                      <a:off x="0" y="0"/>
                      <a:ext cx="5943600" cy="3565233"/>
                    </a:xfrm>
                    <a:prstGeom prst="rect">
                      <a:avLst/>
                    </a:prstGeom>
                  </pic:spPr>
                </pic:pic>
              </a:graphicData>
            </a:graphic>
          </wp:inline>
        </w:drawing>
      </w:r>
    </w:p>
    <w:p w14:paraId="4055E823" w14:textId="77777777" w:rsidR="00E76067" w:rsidRPr="00A777F4" w:rsidRDefault="00E76067" w:rsidP="00A777F4">
      <w:pPr>
        <w:jc w:val="center"/>
        <w:rPr>
          <w:rFonts w:ascii="Times New Roman" w:hAnsi="Times New Roman" w:cs="Times New Roman"/>
        </w:rPr>
      </w:pPr>
    </w:p>
    <w:p w14:paraId="71BE30CA" w14:textId="77777777" w:rsidR="00C24B21" w:rsidRPr="00A777F4" w:rsidRDefault="00C24B21" w:rsidP="00A777F4">
      <w:pPr>
        <w:pStyle w:val="Heading2"/>
        <w:jc w:val="center"/>
        <w:rPr>
          <w:rFonts w:ascii="Times New Roman" w:hAnsi="Times New Roman" w:cs="Times New Roman"/>
        </w:rPr>
      </w:pPr>
      <w:r w:rsidRPr="00A777F4">
        <w:rPr>
          <w:rFonts w:ascii="Times New Roman" w:hAnsi="Times New Roman" w:cs="Times New Roman"/>
        </w:rPr>
        <w:t>Descriptive analysis of NDSS data 2018-2022_HDS_Explorer</w:t>
      </w:r>
    </w:p>
    <w:p w14:paraId="28629B23" w14:textId="5F67C0B4" w:rsidR="00C24B21" w:rsidRPr="00A777F4" w:rsidRDefault="00C24B21" w:rsidP="00A777F4">
      <w:pPr>
        <w:jc w:val="center"/>
        <w:rPr>
          <w:rFonts w:ascii="Times New Roman" w:hAnsi="Times New Roman" w:cs="Times New Roman"/>
        </w:rPr>
      </w:pPr>
      <w:r w:rsidRPr="00A777F4">
        <w:rPr>
          <w:rFonts w:ascii="Times New Roman" w:hAnsi="Times New Roman" w:cs="Times New Roman"/>
        </w:rPr>
        <w:t xml:space="preserve">Table </w:t>
      </w:r>
      <w:r w:rsidR="008B6615">
        <w:rPr>
          <w:rFonts w:ascii="Times New Roman" w:hAnsi="Times New Roman" w:cs="Times New Roman"/>
        </w:rPr>
        <w:t>A2</w:t>
      </w:r>
      <w:r w:rsidRPr="00A777F4">
        <w:rPr>
          <w:rFonts w:ascii="Times New Roman" w:hAnsi="Times New Roman" w:cs="Times New Roman"/>
        </w:rPr>
        <w:t>: Age and sex distribution of the population by year</w:t>
      </w:r>
      <w:r w:rsidR="00C86BF0">
        <w:rPr>
          <w:rFonts w:ascii="Times New Roman" w:hAnsi="Times New Roman" w:cs="Times New Roman"/>
        </w:rPr>
        <w:t>-HDS-Explorer</w:t>
      </w:r>
    </w:p>
    <w:tbl>
      <w:tblPr>
        <w:tblStyle w:val="TableGrid"/>
        <w:tblW w:w="5220" w:type="pct"/>
        <w:tblLook w:val="04A0" w:firstRow="1" w:lastRow="0" w:firstColumn="1" w:lastColumn="0" w:noHBand="0" w:noVBand="1"/>
      </w:tblPr>
      <w:tblGrid>
        <w:gridCol w:w="1308"/>
        <w:gridCol w:w="1377"/>
        <w:gridCol w:w="1394"/>
        <w:gridCol w:w="1396"/>
        <w:gridCol w:w="1395"/>
        <w:gridCol w:w="1405"/>
        <w:gridCol w:w="1497"/>
      </w:tblGrid>
      <w:tr w:rsidR="0071500B" w:rsidRPr="000806B5" w14:paraId="6687C2B6" w14:textId="77777777" w:rsidTr="001A081E">
        <w:tc>
          <w:tcPr>
            <w:tcW w:w="669" w:type="pct"/>
            <w:tcBorders>
              <w:top w:val="single" w:sz="0" w:space="0" w:color="000000"/>
              <w:left w:val="nil"/>
              <w:bottom w:val="nil"/>
              <w:right w:val="nil"/>
            </w:tcBorders>
          </w:tcPr>
          <w:p w14:paraId="69E65AF7" w14:textId="77777777" w:rsidR="00C24B21" w:rsidRPr="000806B5" w:rsidRDefault="00C24B21" w:rsidP="00A777F4">
            <w:pPr>
              <w:jc w:val="center"/>
              <w:rPr>
                <w:rFonts w:ascii="Calibri" w:hAnsi="Calibri" w:cs="Calibri"/>
                <w:sz w:val="18"/>
                <w:szCs w:val="18"/>
              </w:rPr>
            </w:pPr>
          </w:p>
        </w:tc>
        <w:tc>
          <w:tcPr>
            <w:tcW w:w="704" w:type="pct"/>
            <w:tcBorders>
              <w:top w:val="single" w:sz="0" w:space="0" w:color="000000"/>
              <w:left w:val="nil"/>
              <w:bottom w:val="nil"/>
              <w:right w:val="nil"/>
            </w:tcBorders>
            <w:vAlign w:val="bottom"/>
          </w:tcPr>
          <w:p w14:paraId="453C99F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2018</w:t>
            </w:r>
          </w:p>
        </w:tc>
        <w:tc>
          <w:tcPr>
            <w:tcW w:w="713" w:type="pct"/>
            <w:tcBorders>
              <w:top w:val="single" w:sz="0" w:space="0" w:color="000000"/>
              <w:left w:val="nil"/>
              <w:bottom w:val="nil"/>
              <w:right w:val="nil"/>
            </w:tcBorders>
            <w:vAlign w:val="bottom"/>
          </w:tcPr>
          <w:p w14:paraId="40EC33B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2019</w:t>
            </w:r>
          </w:p>
        </w:tc>
        <w:tc>
          <w:tcPr>
            <w:tcW w:w="714" w:type="pct"/>
            <w:tcBorders>
              <w:top w:val="single" w:sz="0" w:space="0" w:color="000000"/>
              <w:left w:val="nil"/>
              <w:bottom w:val="nil"/>
              <w:right w:val="nil"/>
            </w:tcBorders>
            <w:vAlign w:val="bottom"/>
          </w:tcPr>
          <w:p w14:paraId="40898F4F"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2020</w:t>
            </w:r>
          </w:p>
        </w:tc>
        <w:tc>
          <w:tcPr>
            <w:tcW w:w="714" w:type="pct"/>
            <w:tcBorders>
              <w:top w:val="single" w:sz="0" w:space="0" w:color="000000"/>
              <w:left w:val="nil"/>
              <w:bottom w:val="nil"/>
              <w:right w:val="nil"/>
            </w:tcBorders>
            <w:vAlign w:val="bottom"/>
          </w:tcPr>
          <w:p w14:paraId="784BA5A2"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2021</w:t>
            </w:r>
          </w:p>
        </w:tc>
        <w:tc>
          <w:tcPr>
            <w:tcW w:w="719" w:type="pct"/>
            <w:tcBorders>
              <w:top w:val="single" w:sz="0" w:space="0" w:color="000000"/>
              <w:left w:val="nil"/>
              <w:bottom w:val="nil"/>
              <w:right w:val="nil"/>
            </w:tcBorders>
            <w:vAlign w:val="bottom"/>
          </w:tcPr>
          <w:p w14:paraId="091E3330"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2022</w:t>
            </w:r>
          </w:p>
        </w:tc>
        <w:tc>
          <w:tcPr>
            <w:tcW w:w="766" w:type="pct"/>
            <w:tcBorders>
              <w:top w:val="single" w:sz="0" w:space="0" w:color="000000"/>
              <w:left w:val="nil"/>
              <w:bottom w:val="nil"/>
              <w:right w:val="nil"/>
            </w:tcBorders>
            <w:vAlign w:val="bottom"/>
          </w:tcPr>
          <w:p w14:paraId="669E6B50"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Total</w:t>
            </w:r>
          </w:p>
        </w:tc>
      </w:tr>
      <w:tr w:rsidR="0071500B" w:rsidRPr="000806B5" w14:paraId="6A9DF853" w14:textId="77777777" w:rsidTr="001A081E">
        <w:tc>
          <w:tcPr>
            <w:tcW w:w="669" w:type="pct"/>
            <w:tcBorders>
              <w:top w:val="nil"/>
              <w:left w:val="nil"/>
              <w:bottom w:val="single" w:sz="0" w:space="0" w:color="000000"/>
              <w:right w:val="nil"/>
            </w:tcBorders>
          </w:tcPr>
          <w:p w14:paraId="0145BA7B" w14:textId="77777777" w:rsidR="00C24B21" w:rsidRPr="000806B5" w:rsidRDefault="00C24B21" w:rsidP="00A777F4">
            <w:pPr>
              <w:jc w:val="center"/>
              <w:rPr>
                <w:rFonts w:ascii="Calibri" w:hAnsi="Calibri" w:cs="Calibri"/>
                <w:sz w:val="18"/>
                <w:szCs w:val="18"/>
              </w:rPr>
            </w:pPr>
          </w:p>
        </w:tc>
        <w:tc>
          <w:tcPr>
            <w:tcW w:w="704" w:type="pct"/>
            <w:tcBorders>
              <w:top w:val="nil"/>
              <w:left w:val="nil"/>
              <w:bottom w:val="single" w:sz="0" w:space="0" w:color="000000"/>
              <w:right w:val="nil"/>
            </w:tcBorders>
            <w:vAlign w:val="bottom"/>
          </w:tcPr>
          <w:p w14:paraId="6B0FA58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(N=155,360)</w:t>
            </w:r>
          </w:p>
        </w:tc>
        <w:tc>
          <w:tcPr>
            <w:tcW w:w="713" w:type="pct"/>
            <w:tcBorders>
              <w:top w:val="nil"/>
              <w:left w:val="nil"/>
              <w:bottom w:val="single" w:sz="0" w:space="0" w:color="000000"/>
              <w:right w:val="nil"/>
            </w:tcBorders>
            <w:vAlign w:val="bottom"/>
          </w:tcPr>
          <w:p w14:paraId="524ED3C9"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(N=155,379)</w:t>
            </w:r>
          </w:p>
        </w:tc>
        <w:tc>
          <w:tcPr>
            <w:tcW w:w="714" w:type="pct"/>
            <w:tcBorders>
              <w:top w:val="nil"/>
              <w:left w:val="nil"/>
              <w:bottom w:val="single" w:sz="0" w:space="0" w:color="000000"/>
              <w:right w:val="nil"/>
            </w:tcBorders>
            <w:vAlign w:val="bottom"/>
          </w:tcPr>
          <w:p w14:paraId="351FA900"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(N=155,231)</w:t>
            </w:r>
          </w:p>
        </w:tc>
        <w:tc>
          <w:tcPr>
            <w:tcW w:w="714" w:type="pct"/>
            <w:tcBorders>
              <w:top w:val="nil"/>
              <w:left w:val="nil"/>
              <w:bottom w:val="single" w:sz="0" w:space="0" w:color="000000"/>
              <w:right w:val="nil"/>
            </w:tcBorders>
            <w:vAlign w:val="bottom"/>
          </w:tcPr>
          <w:p w14:paraId="1AA33CD2"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(N=154,526)</w:t>
            </w:r>
          </w:p>
        </w:tc>
        <w:tc>
          <w:tcPr>
            <w:tcW w:w="719" w:type="pct"/>
            <w:tcBorders>
              <w:top w:val="nil"/>
              <w:left w:val="nil"/>
              <w:bottom w:val="single" w:sz="0" w:space="0" w:color="000000"/>
              <w:right w:val="nil"/>
            </w:tcBorders>
            <w:vAlign w:val="bottom"/>
          </w:tcPr>
          <w:p w14:paraId="0360F34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(N=153,309)</w:t>
            </w:r>
          </w:p>
        </w:tc>
        <w:tc>
          <w:tcPr>
            <w:tcW w:w="766" w:type="pct"/>
            <w:tcBorders>
              <w:top w:val="nil"/>
              <w:left w:val="nil"/>
              <w:bottom w:val="single" w:sz="0" w:space="0" w:color="000000"/>
              <w:right w:val="nil"/>
            </w:tcBorders>
            <w:vAlign w:val="bottom"/>
          </w:tcPr>
          <w:p w14:paraId="396173A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(N=773,805)</w:t>
            </w:r>
          </w:p>
        </w:tc>
      </w:tr>
      <w:tr w:rsidR="0071500B" w:rsidRPr="000806B5" w14:paraId="52EF19DC" w14:textId="77777777" w:rsidTr="001A081E">
        <w:tc>
          <w:tcPr>
            <w:tcW w:w="669" w:type="pct"/>
            <w:tcBorders>
              <w:top w:val="single" w:sz="0" w:space="0" w:color="000000"/>
              <w:left w:val="nil"/>
              <w:bottom w:val="nil"/>
              <w:right w:val="nil"/>
            </w:tcBorders>
            <w:vAlign w:val="bottom"/>
          </w:tcPr>
          <w:p w14:paraId="494C6643" w14:textId="2A589D7F" w:rsidR="00C24B21" w:rsidRPr="000806B5" w:rsidRDefault="00CF1C79" w:rsidP="00A777F4">
            <w:pPr>
              <w:jc w:val="center"/>
              <w:rPr>
                <w:rFonts w:ascii="Calibri" w:hAnsi="Calibri" w:cs="Calibri"/>
                <w:sz w:val="18"/>
                <w:szCs w:val="18"/>
              </w:rPr>
            </w:pPr>
            <w:r>
              <w:rPr>
                <w:rFonts w:ascii="Calibri" w:hAnsi="Calibri" w:cs="Calibri"/>
                <w:sz w:val="18"/>
                <w:szCs w:val="18"/>
                <w:lang w:val="en-US"/>
              </w:rPr>
              <w:t xml:space="preserve">Mid-year </w:t>
            </w:r>
            <w:r w:rsidRPr="0009640A">
              <w:rPr>
                <w:rFonts w:ascii="Calibri" w:hAnsi="Calibri" w:cs="Calibri"/>
                <w:sz w:val="18"/>
                <w:szCs w:val="18"/>
                <w:lang w:val="en-US"/>
              </w:rPr>
              <w:t>ag</w:t>
            </w:r>
            <w:r>
              <w:rPr>
                <w:rFonts w:ascii="Calibri" w:hAnsi="Calibri" w:cs="Calibri"/>
                <w:sz w:val="18"/>
                <w:szCs w:val="18"/>
                <w:lang w:val="en-US"/>
              </w:rPr>
              <w:t>e (</w:t>
            </w:r>
            <w:r w:rsidRPr="0009640A">
              <w:rPr>
                <w:rFonts w:ascii="Calibri" w:hAnsi="Calibri" w:cs="Calibri"/>
                <w:sz w:val="18"/>
                <w:szCs w:val="18"/>
                <w:lang w:val="en-US"/>
              </w:rPr>
              <w:t>y</w:t>
            </w:r>
            <w:r>
              <w:rPr>
                <w:rFonts w:ascii="Calibri" w:hAnsi="Calibri" w:cs="Calibri"/>
                <w:sz w:val="18"/>
                <w:szCs w:val="18"/>
                <w:lang w:val="en-US"/>
              </w:rPr>
              <w:t>ea</w:t>
            </w:r>
            <w:r w:rsidRPr="0009640A">
              <w:rPr>
                <w:rFonts w:ascii="Calibri" w:hAnsi="Calibri" w:cs="Calibri"/>
                <w:sz w:val="18"/>
                <w:szCs w:val="18"/>
                <w:lang w:val="en-US"/>
              </w:rPr>
              <w:t>r</w:t>
            </w:r>
            <w:r>
              <w:rPr>
                <w:rFonts w:ascii="Calibri" w:hAnsi="Calibri" w:cs="Calibri"/>
                <w:sz w:val="18"/>
                <w:szCs w:val="18"/>
                <w:lang w:val="en-US"/>
              </w:rPr>
              <w:t>s)</w:t>
            </w:r>
          </w:p>
        </w:tc>
        <w:tc>
          <w:tcPr>
            <w:tcW w:w="704" w:type="pct"/>
            <w:tcBorders>
              <w:top w:val="single" w:sz="0" w:space="0" w:color="000000"/>
              <w:left w:val="nil"/>
              <w:bottom w:val="nil"/>
              <w:right w:val="nil"/>
            </w:tcBorders>
          </w:tcPr>
          <w:p w14:paraId="12FBF794" w14:textId="77777777" w:rsidR="00C24B21" w:rsidRPr="000806B5" w:rsidRDefault="00C24B21" w:rsidP="00A777F4">
            <w:pPr>
              <w:jc w:val="center"/>
              <w:rPr>
                <w:rFonts w:ascii="Calibri" w:hAnsi="Calibri" w:cs="Calibri"/>
                <w:sz w:val="18"/>
                <w:szCs w:val="18"/>
              </w:rPr>
            </w:pPr>
          </w:p>
        </w:tc>
        <w:tc>
          <w:tcPr>
            <w:tcW w:w="713" w:type="pct"/>
            <w:tcBorders>
              <w:top w:val="single" w:sz="0" w:space="0" w:color="000000"/>
              <w:left w:val="nil"/>
              <w:bottom w:val="nil"/>
              <w:right w:val="nil"/>
            </w:tcBorders>
          </w:tcPr>
          <w:p w14:paraId="67559712" w14:textId="77777777" w:rsidR="00C24B21" w:rsidRPr="000806B5" w:rsidRDefault="00C24B21" w:rsidP="00A777F4">
            <w:pPr>
              <w:jc w:val="center"/>
              <w:rPr>
                <w:rFonts w:ascii="Calibri" w:hAnsi="Calibri" w:cs="Calibri"/>
                <w:sz w:val="18"/>
                <w:szCs w:val="18"/>
              </w:rPr>
            </w:pPr>
          </w:p>
        </w:tc>
        <w:tc>
          <w:tcPr>
            <w:tcW w:w="714" w:type="pct"/>
            <w:tcBorders>
              <w:top w:val="single" w:sz="0" w:space="0" w:color="000000"/>
              <w:left w:val="nil"/>
              <w:bottom w:val="nil"/>
              <w:right w:val="nil"/>
            </w:tcBorders>
          </w:tcPr>
          <w:p w14:paraId="5991711E" w14:textId="77777777" w:rsidR="00C24B21" w:rsidRPr="000806B5" w:rsidRDefault="00C24B21" w:rsidP="00A777F4">
            <w:pPr>
              <w:jc w:val="center"/>
              <w:rPr>
                <w:rFonts w:ascii="Calibri" w:hAnsi="Calibri" w:cs="Calibri"/>
                <w:sz w:val="18"/>
                <w:szCs w:val="18"/>
              </w:rPr>
            </w:pPr>
          </w:p>
        </w:tc>
        <w:tc>
          <w:tcPr>
            <w:tcW w:w="714" w:type="pct"/>
            <w:tcBorders>
              <w:top w:val="single" w:sz="0" w:space="0" w:color="000000"/>
              <w:left w:val="nil"/>
              <w:bottom w:val="nil"/>
              <w:right w:val="nil"/>
            </w:tcBorders>
          </w:tcPr>
          <w:p w14:paraId="3BAD7519" w14:textId="77777777" w:rsidR="00C24B21" w:rsidRPr="000806B5" w:rsidRDefault="00C24B21" w:rsidP="00A777F4">
            <w:pPr>
              <w:jc w:val="center"/>
              <w:rPr>
                <w:rFonts w:ascii="Calibri" w:hAnsi="Calibri" w:cs="Calibri"/>
                <w:sz w:val="18"/>
                <w:szCs w:val="18"/>
              </w:rPr>
            </w:pPr>
          </w:p>
        </w:tc>
        <w:tc>
          <w:tcPr>
            <w:tcW w:w="719" w:type="pct"/>
            <w:tcBorders>
              <w:top w:val="single" w:sz="0" w:space="0" w:color="000000"/>
              <w:left w:val="nil"/>
              <w:bottom w:val="nil"/>
              <w:right w:val="nil"/>
            </w:tcBorders>
          </w:tcPr>
          <w:p w14:paraId="08721AD3" w14:textId="77777777" w:rsidR="00C24B21" w:rsidRPr="000806B5" w:rsidRDefault="00C24B21" w:rsidP="00A777F4">
            <w:pPr>
              <w:jc w:val="center"/>
              <w:rPr>
                <w:rFonts w:ascii="Calibri" w:hAnsi="Calibri" w:cs="Calibri"/>
                <w:sz w:val="18"/>
                <w:szCs w:val="18"/>
              </w:rPr>
            </w:pPr>
          </w:p>
        </w:tc>
        <w:tc>
          <w:tcPr>
            <w:tcW w:w="766" w:type="pct"/>
            <w:tcBorders>
              <w:top w:val="single" w:sz="0" w:space="0" w:color="000000"/>
              <w:left w:val="nil"/>
              <w:bottom w:val="nil"/>
              <w:right w:val="nil"/>
            </w:tcBorders>
          </w:tcPr>
          <w:p w14:paraId="1C7BC2DB" w14:textId="77777777" w:rsidR="00C24B21" w:rsidRPr="000806B5" w:rsidRDefault="00C24B21" w:rsidP="00A777F4">
            <w:pPr>
              <w:jc w:val="center"/>
              <w:rPr>
                <w:rFonts w:ascii="Calibri" w:hAnsi="Calibri" w:cs="Calibri"/>
                <w:sz w:val="18"/>
                <w:szCs w:val="18"/>
              </w:rPr>
            </w:pPr>
          </w:p>
        </w:tc>
      </w:tr>
      <w:tr w:rsidR="0071500B" w:rsidRPr="000806B5" w14:paraId="124C58D2" w14:textId="77777777" w:rsidTr="001A081E">
        <w:tc>
          <w:tcPr>
            <w:tcW w:w="669" w:type="pct"/>
            <w:tcBorders>
              <w:top w:val="nil"/>
              <w:left w:val="nil"/>
              <w:bottom w:val="nil"/>
              <w:right w:val="nil"/>
            </w:tcBorders>
            <w:vAlign w:val="bottom"/>
          </w:tcPr>
          <w:p w14:paraId="39BFDFA5" w14:textId="231D2A0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&lt;5</w:t>
            </w:r>
          </w:p>
        </w:tc>
        <w:tc>
          <w:tcPr>
            <w:tcW w:w="704" w:type="pct"/>
            <w:tcBorders>
              <w:top w:val="nil"/>
              <w:left w:val="nil"/>
              <w:bottom w:val="nil"/>
              <w:right w:val="nil"/>
            </w:tcBorders>
            <w:vAlign w:val="bottom"/>
          </w:tcPr>
          <w:p w14:paraId="10F384C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20,615 (13.3%)</w:t>
            </w:r>
          </w:p>
        </w:tc>
        <w:tc>
          <w:tcPr>
            <w:tcW w:w="713" w:type="pct"/>
            <w:tcBorders>
              <w:top w:val="nil"/>
              <w:left w:val="nil"/>
              <w:bottom w:val="nil"/>
              <w:right w:val="nil"/>
            </w:tcBorders>
            <w:vAlign w:val="bottom"/>
          </w:tcPr>
          <w:p w14:paraId="693A675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20,235 (13.0%)</w:t>
            </w:r>
          </w:p>
        </w:tc>
        <w:tc>
          <w:tcPr>
            <w:tcW w:w="714" w:type="pct"/>
            <w:tcBorders>
              <w:top w:val="nil"/>
              <w:left w:val="nil"/>
              <w:bottom w:val="nil"/>
              <w:right w:val="nil"/>
            </w:tcBorders>
            <w:vAlign w:val="bottom"/>
          </w:tcPr>
          <w:p w14:paraId="009C522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19,906 (12.8%)</w:t>
            </w:r>
          </w:p>
        </w:tc>
        <w:tc>
          <w:tcPr>
            <w:tcW w:w="714" w:type="pct"/>
            <w:tcBorders>
              <w:top w:val="nil"/>
              <w:left w:val="nil"/>
              <w:bottom w:val="nil"/>
              <w:right w:val="nil"/>
            </w:tcBorders>
            <w:vAlign w:val="bottom"/>
          </w:tcPr>
          <w:p w14:paraId="08083CD9"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20,020 (13.0%)</w:t>
            </w:r>
          </w:p>
        </w:tc>
        <w:tc>
          <w:tcPr>
            <w:tcW w:w="719" w:type="pct"/>
            <w:tcBorders>
              <w:top w:val="nil"/>
              <w:left w:val="nil"/>
              <w:bottom w:val="nil"/>
              <w:right w:val="nil"/>
            </w:tcBorders>
            <w:vAlign w:val="bottom"/>
          </w:tcPr>
          <w:p w14:paraId="3F12F76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20,179 (13.2%)</w:t>
            </w:r>
          </w:p>
        </w:tc>
        <w:tc>
          <w:tcPr>
            <w:tcW w:w="766" w:type="pct"/>
            <w:tcBorders>
              <w:top w:val="nil"/>
              <w:left w:val="nil"/>
              <w:bottom w:val="nil"/>
              <w:right w:val="nil"/>
            </w:tcBorders>
            <w:vAlign w:val="bottom"/>
          </w:tcPr>
          <w:p w14:paraId="55AABE1E"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100,955 (13.0%)</w:t>
            </w:r>
          </w:p>
        </w:tc>
      </w:tr>
      <w:tr w:rsidR="0071500B" w:rsidRPr="000806B5" w14:paraId="34AF9E80" w14:textId="77777777" w:rsidTr="001A081E">
        <w:tc>
          <w:tcPr>
            <w:tcW w:w="669" w:type="pct"/>
            <w:tcBorders>
              <w:top w:val="nil"/>
              <w:left w:val="nil"/>
              <w:bottom w:val="nil"/>
              <w:right w:val="nil"/>
            </w:tcBorders>
            <w:vAlign w:val="bottom"/>
          </w:tcPr>
          <w:p w14:paraId="15F8348D" w14:textId="30E213DA"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5-9</w:t>
            </w:r>
          </w:p>
        </w:tc>
        <w:tc>
          <w:tcPr>
            <w:tcW w:w="704" w:type="pct"/>
            <w:tcBorders>
              <w:top w:val="nil"/>
              <w:left w:val="nil"/>
              <w:bottom w:val="nil"/>
              <w:right w:val="nil"/>
            </w:tcBorders>
            <w:vAlign w:val="bottom"/>
          </w:tcPr>
          <w:p w14:paraId="6E04CAE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20,181 (13.0%)</w:t>
            </w:r>
          </w:p>
        </w:tc>
        <w:tc>
          <w:tcPr>
            <w:tcW w:w="713" w:type="pct"/>
            <w:tcBorders>
              <w:top w:val="nil"/>
              <w:left w:val="nil"/>
              <w:bottom w:val="nil"/>
              <w:right w:val="nil"/>
            </w:tcBorders>
            <w:vAlign w:val="bottom"/>
          </w:tcPr>
          <w:p w14:paraId="48E8FD4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20,467 (13.2%)</w:t>
            </w:r>
          </w:p>
        </w:tc>
        <w:tc>
          <w:tcPr>
            <w:tcW w:w="714" w:type="pct"/>
            <w:tcBorders>
              <w:top w:val="nil"/>
              <w:left w:val="nil"/>
              <w:bottom w:val="nil"/>
              <w:right w:val="nil"/>
            </w:tcBorders>
            <w:vAlign w:val="bottom"/>
          </w:tcPr>
          <w:p w14:paraId="2D493BE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20,356 (13.1%)</w:t>
            </w:r>
          </w:p>
        </w:tc>
        <w:tc>
          <w:tcPr>
            <w:tcW w:w="714" w:type="pct"/>
            <w:tcBorders>
              <w:top w:val="nil"/>
              <w:left w:val="nil"/>
              <w:bottom w:val="nil"/>
              <w:right w:val="nil"/>
            </w:tcBorders>
            <w:vAlign w:val="bottom"/>
          </w:tcPr>
          <w:p w14:paraId="6D8CB03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19,927 (12.9%)</w:t>
            </w:r>
          </w:p>
        </w:tc>
        <w:tc>
          <w:tcPr>
            <w:tcW w:w="719" w:type="pct"/>
            <w:tcBorders>
              <w:top w:val="nil"/>
              <w:left w:val="nil"/>
              <w:bottom w:val="nil"/>
              <w:right w:val="nil"/>
            </w:tcBorders>
            <w:vAlign w:val="bottom"/>
          </w:tcPr>
          <w:p w14:paraId="4951F66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19,733 (12.9%)</w:t>
            </w:r>
          </w:p>
        </w:tc>
        <w:tc>
          <w:tcPr>
            <w:tcW w:w="766" w:type="pct"/>
            <w:tcBorders>
              <w:top w:val="nil"/>
              <w:left w:val="nil"/>
              <w:bottom w:val="nil"/>
              <w:right w:val="nil"/>
            </w:tcBorders>
            <w:vAlign w:val="bottom"/>
          </w:tcPr>
          <w:p w14:paraId="6866394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100,664 (13.0%)</w:t>
            </w:r>
          </w:p>
        </w:tc>
      </w:tr>
      <w:tr w:rsidR="0071500B" w:rsidRPr="000806B5" w14:paraId="4E7AA600" w14:textId="77777777" w:rsidTr="001A081E">
        <w:tc>
          <w:tcPr>
            <w:tcW w:w="669" w:type="pct"/>
            <w:tcBorders>
              <w:top w:val="nil"/>
              <w:left w:val="nil"/>
              <w:bottom w:val="nil"/>
              <w:right w:val="nil"/>
            </w:tcBorders>
            <w:vAlign w:val="bottom"/>
          </w:tcPr>
          <w:p w14:paraId="50606233" w14:textId="6C206CB5"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10-14</w:t>
            </w:r>
          </w:p>
        </w:tc>
        <w:tc>
          <w:tcPr>
            <w:tcW w:w="704" w:type="pct"/>
            <w:tcBorders>
              <w:top w:val="nil"/>
              <w:left w:val="nil"/>
              <w:bottom w:val="nil"/>
              <w:right w:val="nil"/>
            </w:tcBorders>
            <w:vAlign w:val="bottom"/>
          </w:tcPr>
          <w:p w14:paraId="1CA4263B"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19,556 (12.6%)</w:t>
            </w:r>
          </w:p>
        </w:tc>
        <w:tc>
          <w:tcPr>
            <w:tcW w:w="713" w:type="pct"/>
            <w:tcBorders>
              <w:top w:val="nil"/>
              <w:left w:val="nil"/>
              <w:bottom w:val="nil"/>
              <w:right w:val="nil"/>
            </w:tcBorders>
            <w:vAlign w:val="bottom"/>
          </w:tcPr>
          <w:p w14:paraId="605B67E5"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19,406 (12.5%)</w:t>
            </w:r>
          </w:p>
        </w:tc>
        <w:tc>
          <w:tcPr>
            <w:tcW w:w="714" w:type="pct"/>
            <w:tcBorders>
              <w:top w:val="nil"/>
              <w:left w:val="nil"/>
              <w:bottom w:val="nil"/>
              <w:right w:val="nil"/>
            </w:tcBorders>
            <w:vAlign w:val="bottom"/>
          </w:tcPr>
          <w:p w14:paraId="2DAD9A7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19,323 (12.4%)</w:t>
            </w:r>
          </w:p>
        </w:tc>
        <w:tc>
          <w:tcPr>
            <w:tcW w:w="714" w:type="pct"/>
            <w:tcBorders>
              <w:top w:val="nil"/>
              <w:left w:val="nil"/>
              <w:bottom w:val="nil"/>
              <w:right w:val="nil"/>
            </w:tcBorders>
            <w:vAlign w:val="bottom"/>
          </w:tcPr>
          <w:p w14:paraId="780B1AF2"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19,316 (12.5%)</w:t>
            </w:r>
          </w:p>
        </w:tc>
        <w:tc>
          <w:tcPr>
            <w:tcW w:w="719" w:type="pct"/>
            <w:tcBorders>
              <w:top w:val="nil"/>
              <w:left w:val="nil"/>
              <w:bottom w:val="nil"/>
              <w:right w:val="nil"/>
            </w:tcBorders>
            <w:vAlign w:val="bottom"/>
          </w:tcPr>
          <w:p w14:paraId="5D15A8B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19,081 (12.4%)</w:t>
            </w:r>
          </w:p>
        </w:tc>
        <w:tc>
          <w:tcPr>
            <w:tcW w:w="766" w:type="pct"/>
            <w:tcBorders>
              <w:top w:val="nil"/>
              <w:left w:val="nil"/>
              <w:bottom w:val="nil"/>
              <w:right w:val="nil"/>
            </w:tcBorders>
            <w:vAlign w:val="bottom"/>
          </w:tcPr>
          <w:p w14:paraId="22F5E5B9"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96,682 (12.5%)</w:t>
            </w:r>
          </w:p>
        </w:tc>
      </w:tr>
      <w:tr w:rsidR="0071500B" w:rsidRPr="000806B5" w14:paraId="51523B0B" w14:textId="77777777" w:rsidTr="001A081E">
        <w:tc>
          <w:tcPr>
            <w:tcW w:w="669" w:type="pct"/>
            <w:tcBorders>
              <w:top w:val="nil"/>
              <w:left w:val="nil"/>
              <w:bottom w:val="nil"/>
              <w:right w:val="nil"/>
            </w:tcBorders>
            <w:vAlign w:val="bottom"/>
          </w:tcPr>
          <w:p w14:paraId="523F25E4" w14:textId="32F745C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15-19</w:t>
            </w:r>
          </w:p>
        </w:tc>
        <w:tc>
          <w:tcPr>
            <w:tcW w:w="704" w:type="pct"/>
            <w:tcBorders>
              <w:top w:val="nil"/>
              <w:left w:val="nil"/>
              <w:bottom w:val="nil"/>
              <w:right w:val="nil"/>
            </w:tcBorders>
            <w:vAlign w:val="bottom"/>
          </w:tcPr>
          <w:p w14:paraId="5B9D782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17,496 (11.3%)</w:t>
            </w:r>
          </w:p>
        </w:tc>
        <w:tc>
          <w:tcPr>
            <w:tcW w:w="713" w:type="pct"/>
            <w:tcBorders>
              <w:top w:val="nil"/>
              <w:left w:val="nil"/>
              <w:bottom w:val="nil"/>
              <w:right w:val="nil"/>
            </w:tcBorders>
            <w:vAlign w:val="bottom"/>
          </w:tcPr>
          <w:p w14:paraId="4316CE8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17,738 (11.4%)</w:t>
            </w:r>
          </w:p>
        </w:tc>
        <w:tc>
          <w:tcPr>
            <w:tcW w:w="714" w:type="pct"/>
            <w:tcBorders>
              <w:top w:val="nil"/>
              <w:left w:val="nil"/>
              <w:bottom w:val="nil"/>
              <w:right w:val="nil"/>
            </w:tcBorders>
            <w:vAlign w:val="bottom"/>
          </w:tcPr>
          <w:p w14:paraId="5CFDD58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17,595 (11.3%)</w:t>
            </w:r>
          </w:p>
        </w:tc>
        <w:tc>
          <w:tcPr>
            <w:tcW w:w="714" w:type="pct"/>
            <w:tcBorders>
              <w:top w:val="nil"/>
              <w:left w:val="nil"/>
              <w:bottom w:val="nil"/>
              <w:right w:val="nil"/>
            </w:tcBorders>
            <w:vAlign w:val="bottom"/>
          </w:tcPr>
          <w:p w14:paraId="10F576A2"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17,399 (11.3%)</w:t>
            </w:r>
          </w:p>
        </w:tc>
        <w:tc>
          <w:tcPr>
            <w:tcW w:w="719" w:type="pct"/>
            <w:tcBorders>
              <w:top w:val="nil"/>
              <w:left w:val="nil"/>
              <w:bottom w:val="nil"/>
              <w:right w:val="nil"/>
            </w:tcBorders>
            <w:vAlign w:val="bottom"/>
          </w:tcPr>
          <w:p w14:paraId="33D4EF7B"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17,193 (11.2%)</w:t>
            </w:r>
          </w:p>
        </w:tc>
        <w:tc>
          <w:tcPr>
            <w:tcW w:w="766" w:type="pct"/>
            <w:tcBorders>
              <w:top w:val="nil"/>
              <w:left w:val="nil"/>
              <w:bottom w:val="nil"/>
              <w:right w:val="nil"/>
            </w:tcBorders>
            <w:vAlign w:val="bottom"/>
          </w:tcPr>
          <w:p w14:paraId="0AF4183B"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87,421 (11.3%)</w:t>
            </w:r>
          </w:p>
        </w:tc>
      </w:tr>
      <w:tr w:rsidR="0071500B" w:rsidRPr="000806B5" w14:paraId="77223BA6" w14:textId="77777777" w:rsidTr="001A081E">
        <w:tc>
          <w:tcPr>
            <w:tcW w:w="669" w:type="pct"/>
            <w:tcBorders>
              <w:top w:val="nil"/>
              <w:left w:val="nil"/>
              <w:bottom w:val="nil"/>
              <w:right w:val="nil"/>
            </w:tcBorders>
            <w:vAlign w:val="bottom"/>
          </w:tcPr>
          <w:p w14:paraId="5AAFE3E5" w14:textId="533CBE08"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20-24</w:t>
            </w:r>
          </w:p>
        </w:tc>
        <w:tc>
          <w:tcPr>
            <w:tcW w:w="704" w:type="pct"/>
            <w:tcBorders>
              <w:top w:val="nil"/>
              <w:left w:val="nil"/>
              <w:bottom w:val="nil"/>
              <w:right w:val="nil"/>
            </w:tcBorders>
            <w:vAlign w:val="bottom"/>
          </w:tcPr>
          <w:p w14:paraId="28C6AC4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12,954 (8.3%)</w:t>
            </w:r>
          </w:p>
        </w:tc>
        <w:tc>
          <w:tcPr>
            <w:tcW w:w="713" w:type="pct"/>
            <w:tcBorders>
              <w:top w:val="nil"/>
              <w:left w:val="nil"/>
              <w:bottom w:val="nil"/>
              <w:right w:val="nil"/>
            </w:tcBorders>
            <w:vAlign w:val="bottom"/>
          </w:tcPr>
          <w:p w14:paraId="68CCACD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12,877 (8.3%)</w:t>
            </w:r>
          </w:p>
        </w:tc>
        <w:tc>
          <w:tcPr>
            <w:tcW w:w="714" w:type="pct"/>
            <w:tcBorders>
              <w:top w:val="nil"/>
              <w:left w:val="nil"/>
              <w:bottom w:val="nil"/>
              <w:right w:val="nil"/>
            </w:tcBorders>
            <w:vAlign w:val="bottom"/>
          </w:tcPr>
          <w:p w14:paraId="0F10582E"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13,259 (8.5%)</w:t>
            </w:r>
          </w:p>
        </w:tc>
        <w:tc>
          <w:tcPr>
            <w:tcW w:w="714" w:type="pct"/>
            <w:tcBorders>
              <w:top w:val="nil"/>
              <w:left w:val="nil"/>
              <w:bottom w:val="nil"/>
              <w:right w:val="nil"/>
            </w:tcBorders>
            <w:vAlign w:val="bottom"/>
          </w:tcPr>
          <w:p w14:paraId="0113918A"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13,302 (8.6%)</w:t>
            </w:r>
          </w:p>
        </w:tc>
        <w:tc>
          <w:tcPr>
            <w:tcW w:w="719" w:type="pct"/>
            <w:tcBorders>
              <w:top w:val="nil"/>
              <w:left w:val="nil"/>
              <w:bottom w:val="nil"/>
              <w:right w:val="nil"/>
            </w:tcBorders>
            <w:vAlign w:val="bottom"/>
          </w:tcPr>
          <w:p w14:paraId="66C310C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12,883 (8.4%)</w:t>
            </w:r>
          </w:p>
        </w:tc>
        <w:tc>
          <w:tcPr>
            <w:tcW w:w="766" w:type="pct"/>
            <w:tcBorders>
              <w:top w:val="nil"/>
              <w:left w:val="nil"/>
              <w:bottom w:val="nil"/>
              <w:right w:val="nil"/>
            </w:tcBorders>
            <w:vAlign w:val="bottom"/>
          </w:tcPr>
          <w:p w14:paraId="6467A49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65,275 (8.4%)</w:t>
            </w:r>
          </w:p>
        </w:tc>
      </w:tr>
      <w:tr w:rsidR="0071500B" w:rsidRPr="000806B5" w14:paraId="1FA6EC82" w14:textId="77777777" w:rsidTr="001A081E">
        <w:tc>
          <w:tcPr>
            <w:tcW w:w="669" w:type="pct"/>
            <w:tcBorders>
              <w:top w:val="nil"/>
              <w:left w:val="nil"/>
              <w:bottom w:val="nil"/>
              <w:right w:val="nil"/>
            </w:tcBorders>
            <w:vAlign w:val="bottom"/>
          </w:tcPr>
          <w:p w14:paraId="775746BD" w14:textId="5C531178"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25-29</w:t>
            </w:r>
          </w:p>
        </w:tc>
        <w:tc>
          <w:tcPr>
            <w:tcW w:w="704" w:type="pct"/>
            <w:tcBorders>
              <w:top w:val="nil"/>
              <w:left w:val="nil"/>
              <w:bottom w:val="nil"/>
              <w:right w:val="nil"/>
            </w:tcBorders>
            <w:vAlign w:val="bottom"/>
          </w:tcPr>
          <w:p w14:paraId="6A41AF2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10,733 (6.9%)</w:t>
            </w:r>
          </w:p>
        </w:tc>
        <w:tc>
          <w:tcPr>
            <w:tcW w:w="713" w:type="pct"/>
            <w:tcBorders>
              <w:top w:val="nil"/>
              <w:left w:val="nil"/>
              <w:bottom w:val="nil"/>
              <w:right w:val="nil"/>
            </w:tcBorders>
            <w:vAlign w:val="bottom"/>
          </w:tcPr>
          <w:p w14:paraId="74EA4E8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10,442 (6.7%)</w:t>
            </w:r>
          </w:p>
        </w:tc>
        <w:tc>
          <w:tcPr>
            <w:tcW w:w="714" w:type="pct"/>
            <w:tcBorders>
              <w:top w:val="nil"/>
              <w:left w:val="nil"/>
              <w:bottom w:val="nil"/>
              <w:right w:val="nil"/>
            </w:tcBorders>
            <w:vAlign w:val="bottom"/>
          </w:tcPr>
          <w:p w14:paraId="5BD46511"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10,359 (6.7%)</w:t>
            </w:r>
          </w:p>
        </w:tc>
        <w:tc>
          <w:tcPr>
            <w:tcW w:w="714" w:type="pct"/>
            <w:tcBorders>
              <w:top w:val="nil"/>
              <w:left w:val="nil"/>
              <w:bottom w:val="nil"/>
              <w:right w:val="nil"/>
            </w:tcBorders>
            <w:vAlign w:val="bottom"/>
          </w:tcPr>
          <w:p w14:paraId="7E36221A"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10,262 (6.6%)</w:t>
            </w:r>
          </w:p>
        </w:tc>
        <w:tc>
          <w:tcPr>
            <w:tcW w:w="719" w:type="pct"/>
            <w:tcBorders>
              <w:top w:val="nil"/>
              <w:left w:val="nil"/>
              <w:bottom w:val="nil"/>
              <w:right w:val="nil"/>
            </w:tcBorders>
            <w:vAlign w:val="bottom"/>
          </w:tcPr>
          <w:p w14:paraId="7DC732FB"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10,041 (6.5%)</w:t>
            </w:r>
          </w:p>
        </w:tc>
        <w:tc>
          <w:tcPr>
            <w:tcW w:w="766" w:type="pct"/>
            <w:tcBorders>
              <w:top w:val="nil"/>
              <w:left w:val="nil"/>
              <w:bottom w:val="nil"/>
              <w:right w:val="nil"/>
            </w:tcBorders>
            <w:vAlign w:val="bottom"/>
          </w:tcPr>
          <w:p w14:paraId="5DFBCAFB"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51,837 (6.7%)</w:t>
            </w:r>
          </w:p>
        </w:tc>
      </w:tr>
      <w:tr w:rsidR="0071500B" w:rsidRPr="000806B5" w14:paraId="0885B4A3" w14:textId="77777777" w:rsidTr="001A081E">
        <w:tc>
          <w:tcPr>
            <w:tcW w:w="669" w:type="pct"/>
            <w:tcBorders>
              <w:top w:val="nil"/>
              <w:left w:val="nil"/>
              <w:bottom w:val="nil"/>
              <w:right w:val="nil"/>
            </w:tcBorders>
            <w:vAlign w:val="bottom"/>
          </w:tcPr>
          <w:p w14:paraId="61CBEB3A" w14:textId="79D21D41"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30-34</w:t>
            </w:r>
          </w:p>
        </w:tc>
        <w:tc>
          <w:tcPr>
            <w:tcW w:w="704" w:type="pct"/>
            <w:tcBorders>
              <w:top w:val="nil"/>
              <w:left w:val="nil"/>
              <w:bottom w:val="nil"/>
              <w:right w:val="nil"/>
            </w:tcBorders>
            <w:vAlign w:val="bottom"/>
          </w:tcPr>
          <w:p w14:paraId="670BEC2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7,824 (5.0%)</w:t>
            </w:r>
          </w:p>
        </w:tc>
        <w:tc>
          <w:tcPr>
            <w:tcW w:w="713" w:type="pct"/>
            <w:tcBorders>
              <w:top w:val="nil"/>
              <w:left w:val="nil"/>
              <w:bottom w:val="nil"/>
              <w:right w:val="nil"/>
            </w:tcBorders>
            <w:vAlign w:val="bottom"/>
          </w:tcPr>
          <w:p w14:paraId="4F6F9D70"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8,492 (5.5%)</w:t>
            </w:r>
          </w:p>
        </w:tc>
        <w:tc>
          <w:tcPr>
            <w:tcW w:w="714" w:type="pct"/>
            <w:tcBorders>
              <w:top w:val="nil"/>
              <w:left w:val="nil"/>
              <w:bottom w:val="nil"/>
              <w:right w:val="nil"/>
            </w:tcBorders>
            <w:vAlign w:val="bottom"/>
          </w:tcPr>
          <w:p w14:paraId="07F7A28A"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8,727 (5.6%)</w:t>
            </w:r>
          </w:p>
        </w:tc>
        <w:tc>
          <w:tcPr>
            <w:tcW w:w="714" w:type="pct"/>
            <w:tcBorders>
              <w:top w:val="nil"/>
              <w:left w:val="nil"/>
              <w:bottom w:val="nil"/>
              <w:right w:val="nil"/>
            </w:tcBorders>
            <w:vAlign w:val="bottom"/>
          </w:tcPr>
          <w:p w14:paraId="42233B3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8,792 (5.7%)</w:t>
            </w:r>
          </w:p>
        </w:tc>
        <w:tc>
          <w:tcPr>
            <w:tcW w:w="719" w:type="pct"/>
            <w:tcBorders>
              <w:top w:val="nil"/>
              <w:left w:val="nil"/>
              <w:bottom w:val="nil"/>
              <w:right w:val="nil"/>
            </w:tcBorders>
            <w:vAlign w:val="bottom"/>
          </w:tcPr>
          <w:p w14:paraId="5CA441F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8,892 (5.8%)</w:t>
            </w:r>
          </w:p>
        </w:tc>
        <w:tc>
          <w:tcPr>
            <w:tcW w:w="766" w:type="pct"/>
            <w:tcBorders>
              <w:top w:val="nil"/>
              <w:left w:val="nil"/>
              <w:bottom w:val="nil"/>
              <w:right w:val="nil"/>
            </w:tcBorders>
            <w:vAlign w:val="bottom"/>
          </w:tcPr>
          <w:p w14:paraId="248474E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42,727 (5.5%)</w:t>
            </w:r>
          </w:p>
        </w:tc>
      </w:tr>
      <w:tr w:rsidR="0071500B" w:rsidRPr="000806B5" w14:paraId="1EF64218" w14:textId="77777777" w:rsidTr="001A081E">
        <w:tc>
          <w:tcPr>
            <w:tcW w:w="669" w:type="pct"/>
            <w:tcBorders>
              <w:top w:val="nil"/>
              <w:left w:val="nil"/>
              <w:bottom w:val="nil"/>
              <w:right w:val="nil"/>
            </w:tcBorders>
            <w:vAlign w:val="bottom"/>
          </w:tcPr>
          <w:p w14:paraId="0C6F8837" w14:textId="0CB93FB3"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35-39</w:t>
            </w:r>
          </w:p>
        </w:tc>
        <w:tc>
          <w:tcPr>
            <w:tcW w:w="704" w:type="pct"/>
            <w:tcBorders>
              <w:top w:val="nil"/>
              <w:left w:val="nil"/>
              <w:bottom w:val="nil"/>
              <w:right w:val="nil"/>
            </w:tcBorders>
            <w:vAlign w:val="bottom"/>
          </w:tcPr>
          <w:p w14:paraId="2DC965E5"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7,301 (4.7%)</w:t>
            </w:r>
          </w:p>
        </w:tc>
        <w:tc>
          <w:tcPr>
            <w:tcW w:w="713" w:type="pct"/>
            <w:tcBorders>
              <w:top w:val="nil"/>
              <w:left w:val="nil"/>
              <w:bottom w:val="nil"/>
              <w:right w:val="nil"/>
            </w:tcBorders>
            <w:vAlign w:val="bottom"/>
          </w:tcPr>
          <w:p w14:paraId="2256D9B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6,900 (4.4%)</w:t>
            </w:r>
          </w:p>
        </w:tc>
        <w:tc>
          <w:tcPr>
            <w:tcW w:w="714" w:type="pct"/>
            <w:tcBorders>
              <w:top w:val="nil"/>
              <w:left w:val="nil"/>
              <w:bottom w:val="nil"/>
              <w:right w:val="nil"/>
            </w:tcBorders>
            <w:vAlign w:val="bottom"/>
          </w:tcPr>
          <w:p w14:paraId="78EAD49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6,633 (4.3%)</w:t>
            </w:r>
          </w:p>
        </w:tc>
        <w:tc>
          <w:tcPr>
            <w:tcW w:w="714" w:type="pct"/>
            <w:tcBorders>
              <w:top w:val="nil"/>
              <w:left w:val="nil"/>
              <w:bottom w:val="nil"/>
              <w:right w:val="nil"/>
            </w:tcBorders>
            <w:vAlign w:val="bottom"/>
          </w:tcPr>
          <w:p w14:paraId="63EA648B"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6,967 (4.5%)</w:t>
            </w:r>
          </w:p>
        </w:tc>
        <w:tc>
          <w:tcPr>
            <w:tcW w:w="719" w:type="pct"/>
            <w:tcBorders>
              <w:top w:val="nil"/>
              <w:left w:val="nil"/>
              <w:bottom w:val="nil"/>
              <w:right w:val="nil"/>
            </w:tcBorders>
            <w:vAlign w:val="bottom"/>
          </w:tcPr>
          <w:p w14:paraId="3220119F"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7,023 (4.6%)</w:t>
            </w:r>
          </w:p>
        </w:tc>
        <w:tc>
          <w:tcPr>
            <w:tcW w:w="766" w:type="pct"/>
            <w:tcBorders>
              <w:top w:val="nil"/>
              <w:left w:val="nil"/>
              <w:bottom w:val="nil"/>
              <w:right w:val="nil"/>
            </w:tcBorders>
            <w:vAlign w:val="bottom"/>
          </w:tcPr>
          <w:p w14:paraId="1350D489"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34,824 (4.5%)</w:t>
            </w:r>
          </w:p>
        </w:tc>
      </w:tr>
      <w:tr w:rsidR="0071500B" w:rsidRPr="000806B5" w14:paraId="67F6CF5C" w14:textId="77777777" w:rsidTr="001A081E">
        <w:tc>
          <w:tcPr>
            <w:tcW w:w="669" w:type="pct"/>
            <w:tcBorders>
              <w:top w:val="nil"/>
              <w:left w:val="nil"/>
              <w:bottom w:val="nil"/>
              <w:right w:val="nil"/>
            </w:tcBorders>
            <w:vAlign w:val="bottom"/>
          </w:tcPr>
          <w:p w14:paraId="685260A4" w14:textId="39CD7DE2"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40-44</w:t>
            </w:r>
          </w:p>
        </w:tc>
        <w:tc>
          <w:tcPr>
            <w:tcW w:w="704" w:type="pct"/>
            <w:tcBorders>
              <w:top w:val="nil"/>
              <w:left w:val="nil"/>
              <w:bottom w:val="nil"/>
              <w:right w:val="nil"/>
            </w:tcBorders>
            <w:vAlign w:val="bottom"/>
          </w:tcPr>
          <w:p w14:paraId="3B52702F"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6,082 (3.9%)</w:t>
            </w:r>
          </w:p>
        </w:tc>
        <w:tc>
          <w:tcPr>
            <w:tcW w:w="713" w:type="pct"/>
            <w:tcBorders>
              <w:top w:val="nil"/>
              <w:left w:val="nil"/>
              <w:bottom w:val="nil"/>
              <w:right w:val="nil"/>
            </w:tcBorders>
            <w:vAlign w:val="bottom"/>
          </w:tcPr>
          <w:p w14:paraId="64A69789"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6,106 (3.9%)</w:t>
            </w:r>
          </w:p>
        </w:tc>
        <w:tc>
          <w:tcPr>
            <w:tcW w:w="714" w:type="pct"/>
            <w:tcBorders>
              <w:top w:val="nil"/>
              <w:left w:val="nil"/>
              <w:bottom w:val="nil"/>
              <w:right w:val="nil"/>
            </w:tcBorders>
            <w:vAlign w:val="bottom"/>
          </w:tcPr>
          <w:p w14:paraId="6610422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6,498 (4.2%)</w:t>
            </w:r>
          </w:p>
        </w:tc>
        <w:tc>
          <w:tcPr>
            <w:tcW w:w="714" w:type="pct"/>
            <w:tcBorders>
              <w:top w:val="nil"/>
              <w:left w:val="nil"/>
              <w:bottom w:val="nil"/>
              <w:right w:val="nil"/>
            </w:tcBorders>
            <w:vAlign w:val="bottom"/>
          </w:tcPr>
          <w:p w14:paraId="18C6B4C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6,294 (4.1%)</w:t>
            </w:r>
          </w:p>
        </w:tc>
        <w:tc>
          <w:tcPr>
            <w:tcW w:w="719" w:type="pct"/>
            <w:tcBorders>
              <w:top w:val="nil"/>
              <w:left w:val="nil"/>
              <w:bottom w:val="nil"/>
              <w:right w:val="nil"/>
            </w:tcBorders>
            <w:vAlign w:val="bottom"/>
          </w:tcPr>
          <w:p w14:paraId="1A11EB45"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6,430 (4.2%)</w:t>
            </w:r>
          </w:p>
        </w:tc>
        <w:tc>
          <w:tcPr>
            <w:tcW w:w="766" w:type="pct"/>
            <w:tcBorders>
              <w:top w:val="nil"/>
              <w:left w:val="nil"/>
              <w:bottom w:val="nil"/>
              <w:right w:val="nil"/>
            </w:tcBorders>
            <w:vAlign w:val="bottom"/>
          </w:tcPr>
          <w:p w14:paraId="3C7B79A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31,410 (4.1%)</w:t>
            </w:r>
          </w:p>
        </w:tc>
      </w:tr>
      <w:tr w:rsidR="0071500B" w:rsidRPr="000806B5" w14:paraId="31BF660B" w14:textId="77777777" w:rsidTr="001A081E">
        <w:tc>
          <w:tcPr>
            <w:tcW w:w="669" w:type="pct"/>
            <w:tcBorders>
              <w:top w:val="nil"/>
              <w:left w:val="nil"/>
              <w:bottom w:val="nil"/>
              <w:right w:val="nil"/>
            </w:tcBorders>
            <w:vAlign w:val="bottom"/>
          </w:tcPr>
          <w:p w14:paraId="027DF882" w14:textId="1B63285C"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45-49</w:t>
            </w:r>
          </w:p>
        </w:tc>
        <w:tc>
          <w:tcPr>
            <w:tcW w:w="704" w:type="pct"/>
            <w:tcBorders>
              <w:top w:val="nil"/>
              <w:left w:val="nil"/>
              <w:bottom w:val="nil"/>
              <w:right w:val="nil"/>
            </w:tcBorders>
            <w:vAlign w:val="bottom"/>
          </w:tcPr>
          <w:p w14:paraId="35B33EE9"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5,386 (3.5%)</w:t>
            </w:r>
          </w:p>
        </w:tc>
        <w:tc>
          <w:tcPr>
            <w:tcW w:w="713" w:type="pct"/>
            <w:tcBorders>
              <w:top w:val="nil"/>
              <w:left w:val="nil"/>
              <w:bottom w:val="nil"/>
              <w:right w:val="nil"/>
            </w:tcBorders>
            <w:vAlign w:val="bottom"/>
          </w:tcPr>
          <w:p w14:paraId="3881468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5,233 (3.4%)</w:t>
            </w:r>
          </w:p>
        </w:tc>
        <w:tc>
          <w:tcPr>
            <w:tcW w:w="714" w:type="pct"/>
            <w:tcBorders>
              <w:top w:val="nil"/>
              <w:left w:val="nil"/>
              <w:bottom w:val="nil"/>
              <w:right w:val="nil"/>
            </w:tcBorders>
            <w:vAlign w:val="bottom"/>
          </w:tcPr>
          <w:p w14:paraId="527B069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4,905 (3.2%)</w:t>
            </w:r>
          </w:p>
        </w:tc>
        <w:tc>
          <w:tcPr>
            <w:tcW w:w="714" w:type="pct"/>
            <w:tcBorders>
              <w:top w:val="nil"/>
              <w:left w:val="nil"/>
              <w:bottom w:val="nil"/>
              <w:right w:val="nil"/>
            </w:tcBorders>
            <w:vAlign w:val="bottom"/>
          </w:tcPr>
          <w:p w14:paraId="54B8205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5,260 (3.4%)</w:t>
            </w:r>
          </w:p>
        </w:tc>
        <w:tc>
          <w:tcPr>
            <w:tcW w:w="719" w:type="pct"/>
            <w:tcBorders>
              <w:top w:val="nil"/>
              <w:left w:val="nil"/>
              <w:bottom w:val="nil"/>
              <w:right w:val="nil"/>
            </w:tcBorders>
            <w:vAlign w:val="bottom"/>
          </w:tcPr>
          <w:p w14:paraId="36BCF1B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5,252 (3.4%)</w:t>
            </w:r>
          </w:p>
        </w:tc>
        <w:tc>
          <w:tcPr>
            <w:tcW w:w="766" w:type="pct"/>
            <w:tcBorders>
              <w:top w:val="nil"/>
              <w:left w:val="nil"/>
              <w:bottom w:val="nil"/>
              <w:right w:val="nil"/>
            </w:tcBorders>
            <w:vAlign w:val="bottom"/>
          </w:tcPr>
          <w:p w14:paraId="099199A1"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26,036 (3.4%)</w:t>
            </w:r>
          </w:p>
        </w:tc>
      </w:tr>
      <w:tr w:rsidR="0071500B" w:rsidRPr="000806B5" w14:paraId="6A6D3BCA" w14:textId="77777777" w:rsidTr="001A081E">
        <w:tc>
          <w:tcPr>
            <w:tcW w:w="669" w:type="pct"/>
            <w:tcBorders>
              <w:top w:val="nil"/>
              <w:left w:val="nil"/>
              <w:bottom w:val="nil"/>
              <w:right w:val="nil"/>
            </w:tcBorders>
            <w:vAlign w:val="bottom"/>
          </w:tcPr>
          <w:p w14:paraId="16BA8273" w14:textId="4610226B"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50-54</w:t>
            </w:r>
          </w:p>
        </w:tc>
        <w:tc>
          <w:tcPr>
            <w:tcW w:w="704" w:type="pct"/>
            <w:tcBorders>
              <w:top w:val="nil"/>
              <w:left w:val="nil"/>
              <w:bottom w:val="nil"/>
              <w:right w:val="nil"/>
            </w:tcBorders>
            <w:vAlign w:val="bottom"/>
          </w:tcPr>
          <w:p w14:paraId="0C2B301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5,454 (3.5%)</w:t>
            </w:r>
          </w:p>
        </w:tc>
        <w:tc>
          <w:tcPr>
            <w:tcW w:w="713" w:type="pct"/>
            <w:tcBorders>
              <w:top w:val="nil"/>
              <w:left w:val="nil"/>
              <w:bottom w:val="nil"/>
              <w:right w:val="nil"/>
            </w:tcBorders>
            <w:vAlign w:val="bottom"/>
          </w:tcPr>
          <w:p w14:paraId="6FE0088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5,521 (3.6%)</w:t>
            </w:r>
          </w:p>
        </w:tc>
        <w:tc>
          <w:tcPr>
            <w:tcW w:w="714" w:type="pct"/>
            <w:tcBorders>
              <w:top w:val="nil"/>
              <w:left w:val="nil"/>
              <w:bottom w:val="nil"/>
              <w:right w:val="nil"/>
            </w:tcBorders>
            <w:vAlign w:val="bottom"/>
          </w:tcPr>
          <w:p w14:paraId="00B391F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5,685 (3.7%)</w:t>
            </w:r>
          </w:p>
        </w:tc>
        <w:tc>
          <w:tcPr>
            <w:tcW w:w="714" w:type="pct"/>
            <w:tcBorders>
              <w:top w:val="nil"/>
              <w:left w:val="nil"/>
              <w:bottom w:val="nil"/>
              <w:right w:val="nil"/>
            </w:tcBorders>
            <w:vAlign w:val="bottom"/>
          </w:tcPr>
          <w:p w14:paraId="03F3545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5,235 (3.4%)</w:t>
            </w:r>
          </w:p>
        </w:tc>
        <w:tc>
          <w:tcPr>
            <w:tcW w:w="719" w:type="pct"/>
            <w:tcBorders>
              <w:top w:val="nil"/>
              <w:left w:val="nil"/>
              <w:bottom w:val="nil"/>
              <w:right w:val="nil"/>
            </w:tcBorders>
            <w:vAlign w:val="bottom"/>
          </w:tcPr>
          <w:p w14:paraId="28F6B259"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5,179 (3.4%)</w:t>
            </w:r>
          </w:p>
        </w:tc>
        <w:tc>
          <w:tcPr>
            <w:tcW w:w="766" w:type="pct"/>
            <w:tcBorders>
              <w:top w:val="nil"/>
              <w:left w:val="nil"/>
              <w:bottom w:val="nil"/>
              <w:right w:val="nil"/>
            </w:tcBorders>
            <w:vAlign w:val="bottom"/>
          </w:tcPr>
          <w:p w14:paraId="1B24B62A"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27,074 (3.5%)</w:t>
            </w:r>
          </w:p>
        </w:tc>
      </w:tr>
      <w:tr w:rsidR="0071500B" w:rsidRPr="000806B5" w14:paraId="4C7F53D3" w14:textId="77777777" w:rsidTr="001A081E">
        <w:tc>
          <w:tcPr>
            <w:tcW w:w="669" w:type="pct"/>
            <w:tcBorders>
              <w:top w:val="nil"/>
              <w:left w:val="nil"/>
              <w:bottom w:val="nil"/>
              <w:right w:val="nil"/>
            </w:tcBorders>
            <w:vAlign w:val="bottom"/>
          </w:tcPr>
          <w:p w14:paraId="7B9BA45C" w14:textId="74054A45"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55-59</w:t>
            </w:r>
          </w:p>
        </w:tc>
        <w:tc>
          <w:tcPr>
            <w:tcW w:w="704" w:type="pct"/>
            <w:tcBorders>
              <w:top w:val="nil"/>
              <w:left w:val="nil"/>
              <w:bottom w:val="nil"/>
              <w:right w:val="nil"/>
            </w:tcBorders>
            <w:vAlign w:val="bottom"/>
          </w:tcPr>
          <w:p w14:paraId="1CFD5C3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5,775 (3.7%)</w:t>
            </w:r>
          </w:p>
        </w:tc>
        <w:tc>
          <w:tcPr>
            <w:tcW w:w="713" w:type="pct"/>
            <w:tcBorders>
              <w:top w:val="nil"/>
              <w:left w:val="nil"/>
              <w:bottom w:val="nil"/>
              <w:right w:val="nil"/>
            </w:tcBorders>
            <w:vAlign w:val="bottom"/>
          </w:tcPr>
          <w:p w14:paraId="3EC6F741"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5,599 (3.6%)</w:t>
            </w:r>
          </w:p>
        </w:tc>
        <w:tc>
          <w:tcPr>
            <w:tcW w:w="714" w:type="pct"/>
            <w:tcBorders>
              <w:top w:val="nil"/>
              <w:left w:val="nil"/>
              <w:bottom w:val="nil"/>
              <w:right w:val="nil"/>
            </w:tcBorders>
            <w:vAlign w:val="bottom"/>
          </w:tcPr>
          <w:p w14:paraId="7208539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4,860 (3.1%)</w:t>
            </w:r>
          </w:p>
        </w:tc>
        <w:tc>
          <w:tcPr>
            <w:tcW w:w="714" w:type="pct"/>
            <w:tcBorders>
              <w:top w:val="nil"/>
              <w:left w:val="nil"/>
              <w:bottom w:val="nil"/>
              <w:right w:val="nil"/>
            </w:tcBorders>
            <w:vAlign w:val="bottom"/>
          </w:tcPr>
          <w:p w14:paraId="447B1BDF"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5,064 (3.3%)</w:t>
            </w:r>
          </w:p>
        </w:tc>
        <w:tc>
          <w:tcPr>
            <w:tcW w:w="719" w:type="pct"/>
            <w:tcBorders>
              <w:top w:val="nil"/>
              <w:left w:val="nil"/>
              <w:bottom w:val="nil"/>
              <w:right w:val="nil"/>
            </w:tcBorders>
            <w:vAlign w:val="bottom"/>
          </w:tcPr>
          <w:p w14:paraId="41E9226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4,926 (3.2%)</w:t>
            </w:r>
          </w:p>
        </w:tc>
        <w:tc>
          <w:tcPr>
            <w:tcW w:w="766" w:type="pct"/>
            <w:tcBorders>
              <w:top w:val="nil"/>
              <w:left w:val="nil"/>
              <w:bottom w:val="nil"/>
              <w:right w:val="nil"/>
            </w:tcBorders>
            <w:vAlign w:val="bottom"/>
          </w:tcPr>
          <w:p w14:paraId="27D90AC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26,224 (3.4%)</w:t>
            </w:r>
          </w:p>
        </w:tc>
      </w:tr>
      <w:tr w:rsidR="0071500B" w:rsidRPr="000806B5" w14:paraId="776DD070" w14:textId="77777777" w:rsidTr="001A081E">
        <w:tc>
          <w:tcPr>
            <w:tcW w:w="669" w:type="pct"/>
            <w:tcBorders>
              <w:top w:val="nil"/>
              <w:left w:val="nil"/>
              <w:bottom w:val="nil"/>
              <w:right w:val="nil"/>
            </w:tcBorders>
            <w:vAlign w:val="bottom"/>
          </w:tcPr>
          <w:p w14:paraId="4BBFB632" w14:textId="09FF2C62"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60-64</w:t>
            </w:r>
          </w:p>
        </w:tc>
        <w:tc>
          <w:tcPr>
            <w:tcW w:w="704" w:type="pct"/>
            <w:tcBorders>
              <w:top w:val="nil"/>
              <w:left w:val="nil"/>
              <w:bottom w:val="nil"/>
              <w:right w:val="nil"/>
            </w:tcBorders>
            <w:vAlign w:val="bottom"/>
          </w:tcPr>
          <w:p w14:paraId="14BD6F4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4,690 (3.0%)</w:t>
            </w:r>
          </w:p>
        </w:tc>
        <w:tc>
          <w:tcPr>
            <w:tcW w:w="713" w:type="pct"/>
            <w:tcBorders>
              <w:top w:val="nil"/>
              <w:left w:val="nil"/>
              <w:bottom w:val="nil"/>
              <w:right w:val="nil"/>
            </w:tcBorders>
            <w:vAlign w:val="bottom"/>
          </w:tcPr>
          <w:p w14:paraId="426221A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4,773 (3.1%)</w:t>
            </w:r>
          </w:p>
        </w:tc>
        <w:tc>
          <w:tcPr>
            <w:tcW w:w="714" w:type="pct"/>
            <w:tcBorders>
              <w:top w:val="nil"/>
              <w:left w:val="nil"/>
              <w:bottom w:val="nil"/>
              <w:right w:val="nil"/>
            </w:tcBorders>
            <w:vAlign w:val="bottom"/>
          </w:tcPr>
          <w:p w14:paraId="49B2B680"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5,601 (3.6%)</w:t>
            </w:r>
          </w:p>
        </w:tc>
        <w:tc>
          <w:tcPr>
            <w:tcW w:w="714" w:type="pct"/>
            <w:tcBorders>
              <w:top w:val="nil"/>
              <w:left w:val="nil"/>
              <w:bottom w:val="nil"/>
              <w:right w:val="nil"/>
            </w:tcBorders>
            <w:vAlign w:val="bottom"/>
          </w:tcPr>
          <w:p w14:paraId="68101F5E"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5,241 (3.4%)</w:t>
            </w:r>
          </w:p>
        </w:tc>
        <w:tc>
          <w:tcPr>
            <w:tcW w:w="719" w:type="pct"/>
            <w:tcBorders>
              <w:top w:val="nil"/>
              <w:left w:val="nil"/>
              <w:bottom w:val="nil"/>
              <w:right w:val="nil"/>
            </w:tcBorders>
            <w:vAlign w:val="bottom"/>
          </w:tcPr>
          <w:p w14:paraId="4D90554E"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5,130 (3.3%)</w:t>
            </w:r>
          </w:p>
        </w:tc>
        <w:tc>
          <w:tcPr>
            <w:tcW w:w="766" w:type="pct"/>
            <w:tcBorders>
              <w:top w:val="nil"/>
              <w:left w:val="nil"/>
              <w:bottom w:val="nil"/>
              <w:right w:val="nil"/>
            </w:tcBorders>
            <w:vAlign w:val="bottom"/>
          </w:tcPr>
          <w:p w14:paraId="35256A5A"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25,435 (3.3%)</w:t>
            </w:r>
          </w:p>
        </w:tc>
      </w:tr>
      <w:tr w:rsidR="0071500B" w:rsidRPr="000806B5" w14:paraId="49B968EE" w14:textId="77777777" w:rsidTr="001A081E">
        <w:tc>
          <w:tcPr>
            <w:tcW w:w="669" w:type="pct"/>
            <w:tcBorders>
              <w:top w:val="nil"/>
              <w:left w:val="nil"/>
              <w:bottom w:val="nil"/>
              <w:right w:val="nil"/>
            </w:tcBorders>
            <w:vAlign w:val="bottom"/>
          </w:tcPr>
          <w:p w14:paraId="4AE25F69" w14:textId="1D56740F" w:rsidR="00C24B21" w:rsidRPr="000806B5" w:rsidRDefault="00C24B21" w:rsidP="00A777F4">
            <w:pPr>
              <w:jc w:val="center"/>
              <w:rPr>
                <w:rFonts w:ascii="Calibri" w:hAnsi="Calibri" w:cs="Calibri"/>
                <w:sz w:val="18"/>
                <w:szCs w:val="18"/>
              </w:rPr>
            </w:pPr>
            <w:r w:rsidRPr="000806B5">
              <w:rPr>
                <w:rFonts w:ascii="Calibri" w:hAnsi="Calibri" w:cs="Calibri"/>
                <w:sz w:val="18"/>
                <w:szCs w:val="18"/>
              </w:rPr>
              <w:t>65-69</w:t>
            </w:r>
          </w:p>
        </w:tc>
        <w:tc>
          <w:tcPr>
            <w:tcW w:w="704" w:type="pct"/>
            <w:tcBorders>
              <w:top w:val="nil"/>
              <w:left w:val="nil"/>
              <w:bottom w:val="nil"/>
              <w:right w:val="nil"/>
            </w:tcBorders>
            <w:vAlign w:val="bottom"/>
          </w:tcPr>
          <w:p w14:paraId="69730965"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3,898 (2.5%)</w:t>
            </w:r>
          </w:p>
        </w:tc>
        <w:tc>
          <w:tcPr>
            <w:tcW w:w="713" w:type="pct"/>
            <w:tcBorders>
              <w:top w:val="nil"/>
              <w:left w:val="nil"/>
              <w:bottom w:val="nil"/>
              <w:right w:val="nil"/>
            </w:tcBorders>
            <w:vAlign w:val="bottom"/>
          </w:tcPr>
          <w:p w14:paraId="7D3C681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3,935 (2.5%)</w:t>
            </w:r>
          </w:p>
        </w:tc>
        <w:tc>
          <w:tcPr>
            <w:tcW w:w="714" w:type="pct"/>
            <w:tcBorders>
              <w:top w:val="nil"/>
              <w:left w:val="nil"/>
              <w:bottom w:val="nil"/>
              <w:right w:val="nil"/>
            </w:tcBorders>
            <w:vAlign w:val="bottom"/>
          </w:tcPr>
          <w:p w14:paraId="11732D7A"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3,331 (2.1%)</w:t>
            </w:r>
          </w:p>
        </w:tc>
        <w:tc>
          <w:tcPr>
            <w:tcW w:w="714" w:type="pct"/>
            <w:tcBorders>
              <w:top w:val="nil"/>
              <w:left w:val="nil"/>
              <w:bottom w:val="nil"/>
              <w:right w:val="nil"/>
            </w:tcBorders>
            <w:vAlign w:val="bottom"/>
          </w:tcPr>
          <w:p w14:paraId="0AA46E6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3,629 (2.3%)</w:t>
            </w:r>
          </w:p>
        </w:tc>
        <w:tc>
          <w:tcPr>
            <w:tcW w:w="719" w:type="pct"/>
            <w:tcBorders>
              <w:top w:val="nil"/>
              <w:left w:val="nil"/>
              <w:bottom w:val="nil"/>
              <w:right w:val="nil"/>
            </w:tcBorders>
            <w:vAlign w:val="bottom"/>
          </w:tcPr>
          <w:p w14:paraId="612CFB8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3,643 (2.4%)</w:t>
            </w:r>
          </w:p>
        </w:tc>
        <w:tc>
          <w:tcPr>
            <w:tcW w:w="766" w:type="pct"/>
            <w:tcBorders>
              <w:top w:val="nil"/>
              <w:left w:val="nil"/>
              <w:bottom w:val="nil"/>
              <w:right w:val="nil"/>
            </w:tcBorders>
            <w:vAlign w:val="bottom"/>
          </w:tcPr>
          <w:p w14:paraId="15BB33A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18,436 (2.4%)</w:t>
            </w:r>
          </w:p>
        </w:tc>
      </w:tr>
      <w:tr w:rsidR="0071500B" w:rsidRPr="000806B5" w14:paraId="4411B256" w14:textId="77777777" w:rsidTr="001A081E">
        <w:tc>
          <w:tcPr>
            <w:tcW w:w="669" w:type="pct"/>
            <w:tcBorders>
              <w:top w:val="nil"/>
              <w:left w:val="nil"/>
              <w:bottom w:val="nil"/>
              <w:right w:val="nil"/>
            </w:tcBorders>
            <w:vAlign w:val="bottom"/>
          </w:tcPr>
          <w:p w14:paraId="68FB5570" w14:textId="18AF2FBB"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70-74</w:t>
            </w:r>
          </w:p>
        </w:tc>
        <w:tc>
          <w:tcPr>
            <w:tcW w:w="704" w:type="pct"/>
            <w:tcBorders>
              <w:top w:val="nil"/>
              <w:left w:val="nil"/>
              <w:bottom w:val="nil"/>
              <w:right w:val="nil"/>
            </w:tcBorders>
            <w:vAlign w:val="bottom"/>
          </w:tcPr>
          <w:p w14:paraId="0D09A7DF"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3,012 (1.9%)</w:t>
            </w:r>
          </w:p>
        </w:tc>
        <w:tc>
          <w:tcPr>
            <w:tcW w:w="713" w:type="pct"/>
            <w:tcBorders>
              <w:top w:val="nil"/>
              <w:left w:val="nil"/>
              <w:bottom w:val="nil"/>
              <w:right w:val="nil"/>
            </w:tcBorders>
            <w:vAlign w:val="bottom"/>
          </w:tcPr>
          <w:p w14:paraId="4679C4FE"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3,051 (2.0%)</w:t>
            </w:r>
          </w:p>
        </w:tc>
        <w:tc>
          <w:tcPr>
            <w:tcW w:w="714" w:type="pct"/>
            <w:tcBorders>
              <w:top w:val="nil"/>
              <w:left w:val="nil"/>
              <w:bottom w:val="nil"/>
              <w:right w:val="nil"/>
            </w:tcBorders>
            <w:vAlign w:val="bottom"/>
          </w:tcPr>
          <w:p w14:paraId="488719D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3,235 (2.1%)</w:t>
            </w:r>
          </w:p>
        </w:tc>
        <w:tc>
          <w:tcPr>
            <w:tcW w:w="714" w:type="pct"/>
            <w:tcBorders>
              <w:top w:val="nil"/>
              <w:left w:val="nil"/>
              <w:bottom w:val="nil"/>
              <w:right w:val="nil"/>
            </w:tcBorders>
            <w:vAlign w:val="bottom"/>
          </w:tcPr>
          <w:p w14:paraId="01F73795"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3,016 (2.0%)</w:t>
            </w:r>
          </w:p>
        </w:tc>
        <w:tc>
          <w:tcPr>
            <w:tcW w:w="719" w:type="pct"/>
            <w:tcBorders>
              <w:top w:val="nil"/>
              <w:left w:val="nil"/>
              <w:bottom w:val="nil"/>
              <w:right w:val="nil"/>
            </w:tcBorders>
            <w:vAlign w:val="bottom"/>
          </w:tcPr>
          <w:p w14:paraId="041C06E1"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3,103 (2.0%)</w:t>
            </w:r>
          </w:p>
        </w:tc>
        <w:tc>
          <w:tcPr>
            <w:tcW w:w="766" w:type="pct"/>
            <w:tcBorders>
              <w:top w:val="nil"/>
              <w:left w:val="nil"/>
              <w:bottom w:val="nil"/>
              <w:right w:val="nil"/>
            </w:tcBorders>
            <w:vAlign w:val="bottom"/>
          </w:tcPr>
          <w:p w14:paraId="42409E9D"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15,417 (2.0%)</w:t>
            </w:r>
          </w:p>
        </w:tc>
      </w:tr>
      <w:tr w:rsidR="0071500B" w:rsidRPr="000806B5" w14:paraId="2D454870" w14:textId="77777777" w:rsidTr="001A081E">
        <w:tc>
          <w:tcPr>
            <w:tcW w:w="669" w:type="pct"/>
            <w:tcBorders>
              <w:top w:val="nil"/>
              <w:left w:val="nil"/>
              <w:bottom w:val="nil"/>
              <w:right w:val="nil"/>
            </w:tcBorders>
            <w:vAlign w:val="bottom"/>
          </w:tcPr>
          <w:p w14:paraId="75F35878" w14:textId="13C6C8F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75-79</w:t>
            </w:r>
          </w:p>
        </w:tc>
        <w:tc>
          <w:tcPr>
            <w:tcW w:w="704" w:type="pct"/>
            <w:tcBorders>
              <w:top w:val="nil"/>
              <w:left w:val="nil"/>
              <w:bottom w:val="nil"/>
              <w:right w:val="nil"/>
            </w:tcBorders>
            <w:vAlign w:val="bottom"/>
          </w:tcPr>
          <w:p w14:paraId="1395DB8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2,377 (1.5%)</w:t>
            </w:r>
          </w:p>
        </w:tc>
        <w:tc>
          <w:tcPr>
            <w:tcW w:w="713" w:type="pct"/>
            <w:tcBorders>
              <w:top w:val="nil"/>
              <w:left w:val="nil"/>
              <w:bottom w:val="nil"/>
              <w:right w:val="nil"/>
            </w:tcBorders>
            <w:vAlign w:val="bottom"/>
          </w:tcPr>
          <w:p w14:paraId="771354C1"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2,415 (1.6%)</w:t>
            </w:r>
          </w:p>
        </w:tc>
        <w:tc>
          <w:tcPr>
            <w:tcW w:w="714" w:type="pct"/>
            <w:tcBorders>
              <w:top w:val="nil"/>
              <w:left w:val="nil"/>
              <w:bottom w:val="nil"/>
              <w:right w:val="nil"/>
            </w:tcBorders>
            <w:vAlign w:val="bottom"/>
          </w:tcPr>
          <w:p w14:paraId="3BA76F5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2,280 (1.5%)</w:t>
            </w:r>
          </w:p>
        </w:tc>
        <w:tc>
          <w:tcPr>
            <w:tcW w:w="714" w:type="pct"/>
            <w:tcBorders>
              <w:top w:val="nil"/>
              <w:left w:val="nil"/>
              <w:bottom w:val="nil"/>
              <w:right w:val="nil"/>
            </w:tcBorders>
            <w:vAlign w:val="bottom"/>
          </w:tcPr>
          <w:p w14:paraId="216746EE"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2,300 (1.5%)</w:t>
            </w:r>
          </w:p>
        </w:tc>
        <w:tc>
          <w:tcPr>
            <w:tcW w:w="719" w:type="pct"/>
            <w:tcBorders>
              <w:top w:val="nil"/>
              <w:left w:val="nil"/>
              <w:bottom w:val="nil"/>
              <w:right w:val="nil"/>
            </w:tcBorders>
            <w:vAlign w:val="bottom"/>
          </w:tcPr>
          <w:p w14:paraId="1218E8A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2,054 (1.3%)</w:t>
            </w:r>
          </w:p>
        </w:tc>
        <w:tc>
          <w:tcPr>
            <w:tcW w:w="766" w:type="pct"/>
            <w:tcBorders>
              <w:top w:val="nil"/>
              <w:left w:val="nil"/>
              <w:bottom w:val="nil"/>
              <w:right w:val="nil"/>
            </w:tcBorders>
            <w:vAlign w:val="bottom"/>
          </w:tcPr>
          <w:p w14:paraId="60A17653"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11,426 (1.5%)</w:t>
            </w:r>
          </w:p>
        </w:tc>
      </w:tr>
      <w:tr w:rsidR="0071500B" w:rsidRPr="000806B5" w14:paraId="0CFC5385" w14:textId="77777777" w:rsidTr="001A081E">
        <w:tc>
          <w:tcPr>
            <w:tcW w:w="669" w:type="pct"/>
            <w:tcBorders>
              <w:top w:val="nil"/>
              <w:left w:val="nil"/>
              <w:bottom w:val="nil"/>
              <w:right w:val="nil"/>
            </w:tcBorders>
            <w:vAlign w:val="bottom"/>
          </w:tcPr>
          <w:p w14:paraId="2B08B71C" w14:textId="77777777" w:rsidR="0009640A" w:rsidRPr="000806B5" w:rsidRDefault="0009640A" w:rsidP="00A777F4">
            <w:pPr>
              <w:jc w:val="center"/>
              <w:rPr>
                <w:rFonts w:ascii="Calibri" w:hAnsi="Calibri" w:cs="Calibri"/>
                <w:sz w:val="18"/>
                <w:szCs w:val="18"/>
              </w:rPr>
            </w:pPr>
          </w:p>
          <w:p w14:paraId="55F8B4F2" w14:textId="46F473BB"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80+</w:t>
            </w:r>
          </w:p>
        </w:tc>
        <w:tc>
          <w:tcPr>
            <w:tcW w:w="704" w:type="pct"/>
            <w:tcBorders>
              <w:top w:val="nil"/>
              <w:left w:val="nil"/>
              <w:bottom w:val="nil"/>
              <w:right w:val="nil"/>
            </w:tcBorders>
            <w:vAlign w:val="bottom"/>
          </w:tcPr>
          <w:p w14:paraId="414293F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2,026 (1.3%)</w:t>
            </w:r>
          </w:p>
        </w:tc>
        <w:tc>
          <w:tcPr>
            <w:tcW w:w="713" w:type="pct"/>
            <w:tcBorders>
              <w:top w:val="nil"/>
              <w:left w:val="nil"/>
              <w:bottom w:val="nil"/>
              <w:right w:val="nil"/>
            </w:tcBorders>
            <w:vAlign w:val="bottom"/>
          </w:tcPr>
          <w:p w14:paraId="32331B5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2,189 (1.4%)</w:t>
            </w:r>
          </w:p>
        </w:tc>
        <w:tc>
          <w:tcPr>
            <w:tcW w:w="714" w:type="pct"/>
            <w:tcBorders>
              <w:top w:val="nil"/>
              <w:left w:val="nil"/>
              <w:bottom w:val="nil"/>
              <w:right w:val="nil"/>
            </w:tcBorders>
            <w:vAlign w:val="bottom"/>
          </w:tcPr>
          <w:p w14:paraId="6DAD6DD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2,678 (1.7%)</w:t>
            </w:r>
          </w:p>
        </w:tc>
        <w:tc>
          <w:tcPr>
            <w:tcW w:w="714" w:type="pct"/>
            <w:tcBorders>
              <w:top w:val="nil"/>
              <w:left w:val="nil"/>
              <w:bottom w:val="nil"/>
              <w:right w:val="nil"/>
            </w:tcBorders>
            <w:vAlign w:val="bottom"/>
          </w:tcPr>
          <w:p w14:paraId="315BADA5"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2,502 (1.6%)</w:t>
            </w:r>
          </w:p>
        </w:tc>
        <w:tc>
          <w:tcPr>
            <w:tcW w:w="719" w:type="pct"/>
            <w:tcBorders>
              <w:top w:val="nil"/>
              <w:left w:val="nil"/>
              <w:bottom w:val="nil"/>
              <w:right w:val="nil"/>
            </w:tcBorders>
            <w:vAlign w:val="bottom"/>
          </w:tcPr>
          <w:p w14:paraId="25215302"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2,567 (1.7%)</w:t>
            </w:r>
          </w:p>
        </w:tc>
        <w:tc>
          <w:tcPr>
            <w:tcW w:w="766" w:type="pct"/>
            <w:tcBorders>
              <w:top w:val="nil"/>
              <w:left w:val="nil"/>
              <w:bottom w:val="nil"/>
              <w:right w:val="nil"/>
            </w:tcBorders>
            <w:vAlign w:val="bottom"/>
          </w:tcPr>
          <w:p w14:paraId="0A7A32D2"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11,962 (1.5%)</w:t>
            </w:r>
          </w:p>
        </w:tc>
      </w:tr>
      <w:tr w:rsidR="0071500B" w:rsidRPr="000806B5" w14:paraId="335B26C2" w14:textId="77777777" w:rsidTr="001A081E">
        <w:tc>
          <w:tcPr>
            <w:tcW w:w="669" w:type="pct"/>
            <w:tcBorders>
              <w:top w:val="nil"/>
              <w:left w:val="nil"/>
              <w:bottom w:val="nil"/>
              <w:right w:val="nil"/>
            </w:tcBorders>
            <w:vAlign w:val="bottom"/>
          </w:tcPr>
          <w:p w14:paraId="471CD5C1"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gender1</w:t>
            </w:r>
          </w:p>
        </w:tc>
        <w:tc>
          <w:tcPr>
            <w:tcW w:w="704" w:type="pct"/>
            <w:tcBorders>
              <w:top w:val="nil"/>
              <w:left w:val="nil"/>
              <w:bottom w:val="nil"/>
              <w:right w:val="nil"/>
            </w:tcBorders>
          </w:tcPr>
          <w:p w14:paraId="38412F0C" w14:textId="77777777" w:rsidR="00C24B21" w:rsidRPr="000806B5" w:rsidRDefault="00C24B21" w:rsidP="00A777F4">
            <w:pPr>
              <w:jc w:val="center"/>
              <w:rPr>
                <w:rFonts w:ascii="Calibri" w:hAnsi="Calibri" w:cs="Calibri"/>
                <w:sz w:val="18"/>
                <w:szCs w:val="18"/>
              </w:rPr>
            </w:pPr>
          </w:p>
        </w:tc>
        <w:tc>
          <w:tcPr>
            <w:tcW w:w="713" w:type="pct"/>
            <w:tcBorders>
              <w:top w:val="nil"/>
              <w:left w:val="nil"/>
              <w:bottom w:val="nil"/>
              <w:right w:val="nil"/>
            </w:tcBorders>
          </w:tcPr>
          <w:p w14:paraId="37B6A259" w14:textId="77777777" w:rsidR="00C24B21" w:rsidRPr="000806B5" w:rsidRDefault="00C24B21" w:rsidP="00A777F4">
            <w:pPr>
              <w:jc w:val="center"/>
              <w:rPr>
                <w:rFonts w:ascii="Calibri" w:hAnsi="Calibri" w:cs="Calibri"/>
                <w:sz w:val="18"/>
                <w:szCs w:val="18"/>
              </w:rPr>
            </w:pPr>
          </w:p>
        </w:tc>
        <w:tc>
          <w:tcPr>
            <w:tcW w:w="714" w:type="pct"/>
            <w:tcBorders>
              <w:top w:val="nil"/>
              <w:left w:val="nil"/>
              <w:bottom w:val="nil"/>
              <w:right w:val="nil"/>
            </w:tcBorders>
          </w:tcPr>
          <w:p w14:paraId="747EF2A4" w14:textId="77777777" w:rsidR="00C24B21" w:rsidRPr="000806B5" w:rsidRDefault="00C24B21" w:rsidP="00A777F4">
            <w:pPr>
              <w:jc w:val="center"/>
              <w:rPr>
                <w:rFonts w:ascii="Calibri" w:hAnsi="Calibri" w:cs="Calibri"/>
                <w:sz w:val="18"/>
                <w:szCs w:val="18"/>
              </w:rPr>
            </w:pPr>
          </w:p>
        </w:tc>
        <w:tc>
          <w:tcPr>
            <w:tcW w:w="714" w:type="pct"/>
            <w:tcBorders>
              <w:top w:val="nil"/>
              <w:left w:val="nil"/>
              <w:bottom w:val="nil"/>
              <w:right w:val="nil"/>
            </w:tcBorders>
          </w:tcPr>
          <w:p w14:paraId="452F7444" w14:textId="77777777" w:rsidR="00C24B21" w:rsidRPr="000806B5" w:rsidRDefault="00C24B21" w:rsidP="00A777F4">
            <w:pPr>
              <w:jc w:val="center"/>
              <w:rPr>
                <w:rFonts w:ascii="Calibri" w:hAnsi="Calibri" w:cs="Calibri"/>
                <w:sz w:val="18"/>
                <w:szCs w:val="18"/>
              </w:rPr>
            </w:pPr>
          </w:p>
        </w:tc>
        <w:tc>
          <w:tcPr>
            <w:tcW w:w="719" w:type="pct"/>
            <w:tcBorders>
              <w:top w:val="nil"/>
              <w:left w:val="nil"/>
              <w:bottom w:val="nil"/>
              <w:right w:val="nil"/>
            </w:tcBorders>
          </w:tcPr>
          <w:p w14:paraId="488C23C1" w14:textId="77777777" w:rsidR="00C24B21" w:rsidRPr="000806B5" w:rsidRDefault="00C24B21" w:rsidP="00A777F4">
            <w:pPr>
              <w:jc w:val="center"/>
              <w:rPr>
                <w:rFonts w:ascii="Calibri" w:hAnsi="Calibri" w:cs="Calibri"/>
                <w:sz w:val="18"/>
                <w:szCs w:val="18"/>
              </w:rPr>
            </w:pPr>
          </w:p>
        </w:tc>
        <w:tc>
          <w:tcPr>
            <w:tcW w:w="766" w:type="pct"/>
            <w:tcBorders>
              <w:top w:val="nil"/>
              <w:left w:val="nil"/>
              <w:bottom w:val="nil"/>
              <w:right w:val="nil"/>
            </w:tcBorders>
          </w:tcPr>
          <w:p w14:paraId="43446ECA" w14:textId="77777777" w:rsidR="00C24B21" w:rsidRPr="000806B5" w:rsidRDefault="00C24B21" w:rsidP="00A777F4">
            <w:pPr>
              <w:jc w:val="center"/>
              <w:rPr>
                <w:rFonts w:ascii="Calibri" w:hAnsi="Calibri" w:cs="Calibri"/>
                <w:sz w:val="18"/>
                <w:szCs w:val="18"/>
              </w:rPr>
            </w:pPr>
          </w:p>
        </w:tc>
      </w:tr>
      <w:tr w:rsidR="0071500B" w:rsidRPr="000806B5" w14:paraId="20F641F7" w14:textId="77777777" w:rsidTr="001A081E">
        <w:tc>
          <w:tcPr>
            <w:tcW w:w="669" w:type="pct"/>
            <w:tcBorders>
              <w:top w:val="nil"/>
              <w:left w:val="nil"/>
              <w:bottom w:val="nil"/>
              <w:right w:val="nil"/>
            </w:tcBorders>
            <w:vAlign w:val="bottom"/>
          </w:tcPr>
          <w:p w14:paraId="4AEA9F1E" w14:textId="60848958" w:rsidR="00C24B21" w:rsidRPr="000806B5" w:rsidRDefault="00C24B21" w:rsidP="00A777F4">
            <w:pPr>
              <w:jc w:val="center"/>
              <w:rPr>
                <w:rFonts w:ascii="Calibri" w:hAnsi="Calibri" w:cs="Calibri"/>
                <w:sz w:val="18"/>
                <w:szCs w:val="18"/>
              </w:rPr>
            </w:pPr>
            <w:r w:rsidRPr="000806B5">
              <w:rPr>
                <w:rFonts w:ascii="Calibri" w:hAnsi="Calibri" w:cs="Calibri"/>
                <w:sz w:val="18"/>
                <w:szCs w:val="18"/>
              </w:rPr>
              <w:t>F</w:t>
            </w:r>
          </w:p>
        </w:tc>
        <w:tc>
          <w:tcPr>
            <w:tcW w:w="704" w:type="pct"/>
            <w:tcBorders>
              <w:top w:val="nil"/>
              <w:left w:val="nil"/>
              <w:bottom w:val="nil"/>
              <w:right w:val="nil"/>
            </w:tcBorders>
            <w:vAlign w:val="bottom"/>
          </w:tcPr>
          <w:p w14:paraId="25E7160B"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81,377 (52.4%)</w:t>
            </w:r>
          </w:p>
        </w:tc>
        <w:tc>
          <w:tcPr>
            <w:tcW w:w="713" w:type="pct"/>
            <w:tcBorders>
              <w:top w:val="nil"/>
              <w:left w:val="nil"/>
              <w:bottom w:val="nil"/>
              <w:right w:val="nil"/>
            </w:tcBorders>
            <w:vAlign w:val="bottom"/>
          </w:tcPr>
          <w:p w14:paraId="2D457D2A"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81,484 (52.4%)</w:t>
            </w:r>
          </w:p>
        </w:tc>
        <w:tc>
          <w:tcPr>
            <w:tcW w:w="714" w:type="pct"/>
            <w:tcBorders>
              <w:top w:val="nil"/>
              <w:left w:val="nil"/>
              <w:bottom w:val="nil"/>
              <w:right w:val="nil"/>
            </w:tcBorders>
            <w:vAlign w:val="bottom"/>
          </w:tcPr>
          <w:p w14:paraId="5DDF6D9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81,409 (52.4%)</w:t>
            </w:r>
          </w:p>
        </w:tc>
        <w:tc>
          <w:tcPr>
            <w:tcW w:w="714" w:type="pct"/>
            <w:tcBorders>
              <w:top w:val="nil"/>
              <w:left w:val="nil"/>
              <w:bottom w:val="nil"/>
              <w:right w:val="nil"/>
            </w:tcBorders>
            <w:vAlign w:val="bottom"/>
          </w:tcPr>
          <w:p w14:paraId="5F7B9EE1"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81,301 (52.6%)</w:t>
            </w:r>
          </w:p>
        </w:tc>
        <w:tc>
          <w:tcPr>
            <w:tcW w:w="719" w:type="pct"/>
            <w:tcBorders>
              <w:top w:val="nil"/>
              <w:left w:val="nil"/>
              <w:bottom w:val="nil"/>
              <w:right w:val="nil"/>
            </w:tcBorders>
            <w:vAlign w:val="bottom"/>
          </w:tcPr>
          <w:p w14:paraId="248B0EF5"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80,960 (52.8%)</w:t>
            </w:r>
          </w:p>
        </w:tc>
        <w:tc>
          <w:tcPr>
            <w:tcW w:w="766" w:type="pct"/>
            <w:tcBorders>
              <w:top w:val="nil"/>
              <w:left w:val="nil"/>
              <w:bottom w:val="nil"/>
              <w:right w:val="nil"/>
            </w:tcBorders>
            <w:vAlign w:val="bottom"/>
          </w:tcPr>
          <w:p w14:paraId="05C99217"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406,531 (52.5%)</w:t>
            </w:r>
          </w:p>
        </w:tc>
      </w:tr>
      <w:tr w:rsidR="0071500B" w:rsidRPr="000806B5" w14:paraId="5518CC74" w14:textId="77777777" w:rsidTr="001A081E">
        <w:tc>
          <w:tcPr>
            <w:tcW w:w="669" w:type="pct"/>
            <w:tcBorders>
              <w:top w:val="nil"/>
              <w:left w:val="nil"/>
              <w:bottom w:val="single" w:sz="0" w:space="0" w:color="000000"/>
              <w:right w:val="nil"/>
            </w:tcBorders>
            <w:vAlign w:val="bottom"/>
          </w:tcPr>
          <w:p w14:paraId="224D70C2" w14:textId="5795D853" w:rsidR="00C24B21" w:rsidRPr="000806B5" w:rsidRDefault="00C24B21" w:rsidP="00A777F4">
            <w:pPr>
              <w:jc w:val="center"/>
              <w:rPr>
                <w:rFonts w:ascii="Calibri" w:hAnsi="Calibri" w:cs="Calibri"/>
                <w:sz w:val="18"/>
                <w:szCs w:val="18"/>
              </w:rPr>
            </w:pPr>
            <w:r w:rsidRPr="000806B5">
              <w:rPr>
                <w:rFonts w:ascii="Calibri" w:hAnsi="Calibri" w:cs="Calibri"/>
                <w:sz w:val="18"/>
                <w:szCs w:val="18"/>
              </w:rPr>
              <w:t>M</w:t>
            </w:r>
          </w:p>
        </w:tc>
        <w:tc>
          <w:tcPr>
            <w:tcW w:w="704" w:type="pct"/>
            <w:tcBorders>
              <w:top w:val="nil"/>
              <w:left w:val="nil"/>
              <w:bottom w:val="single" w:sz="0" w:space="0" w:color="000000"/>
              <w:right w:val="nil"/>
            </w:tcBorders>
            <w:vAlign w:val="bottom"/>
          </w:tcPr>
          <w:p w14:paraId="0FEB75A8"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73,983 (47.6%)</w:t>
            </w:r>
          </w:p>
        </w:tc>
        <w:tc>
          <w:tcPr>
            <w:tcW w:w="713" w:type="pct"/>
            <w:tcBorders>
              <w:top w:val="nil"/>
              <w:left w:val="nil"/>
              <w:bottom w:val="single" w:sz="0" w:space="0" w:color="000000"/>
              <w:right w:val="nil"/>
            </w:tcBorders>
            <w:vAlign w:val="bottom"/>
          </w:tcPr>
          <w:p w14:paraId="570D63D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73,895 (47.6%)</w:t>
            </w:r>
          </w:p>
        </w:tc>
        <w:tc>
          <w:tcPr>
            <w:tcW w:w="714" w:type="pct"/>
            <w:tcBorders>
              <w:top w:val="nil"/>
              <w:left w:val="nil"/>
              <w:bottom w:val="single" w:sz="0" w:space="0" w:color="000000"/>
              <w:right w:val="nil"/>
            </w:tcBorders>
            <w:vAlign w:val="bottom"/>
          </w:tcPr>
          <w:p w14:paraId="37BBA5E4"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73,822 (47.6%)</w:t>
            </w:r>
          </w:p>
        </w:tc>
        <w:tc>
          <w:tcPr>
            <w:tcW w:w="714" w:type="pct"/>
            <w:tcBorders>
              <w:top w:val="nil"/>
              <w:left w:val="nil"/>
              <w:bottom w:val="single" w:sz="0" w:space="0" w:color="000000"/>
              <w:right w:val="nil"/>
            </w:tcBorders>
            <w:vAlign w:val="bottom"/>
          </w:tcPr>
          <w:p w14:paraId="34D7E88E"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73,225 (47.4%)</w:t>
            </w:r>
          </w:p>
        </w:tc>
        <w:tc>
          <w:tcPr>
            <w:tcW w:w="719" w:type="pct"/>
            <w:tcBorders>
              <w:top w:val="nil"/>
              <w:left w:val="nil"/>
              <w:bottom w:val="single" w:sz="0" w:space="0" w:color="000000"/>
              <w:right w:val="nil"/>
            </w:tcBorders>
            <w:vAlign w:val="bottom"/>
          </w:tcPr>
          <w:p w14:paraId="5A01696C"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72,349 (47.2%)</w:t>
            </w:r>
          </w:p>
        </w:tc>
        <w:tc>
          <w:tcPr>
            <w:tcW w:w="766" w:type="pct"/>
            <w:tcBorders>
              <w:top w:val="nil"/>
              <w:left w:val="nil"/>
              <w:bottom w:val="single" w:sz="0" w:space="0" w:color="000000"/>
              <w:right w:val="nil"/>
            </w:tcBorders>
            <w:vAlign w:val="bottom"/>
          </w:tcPr>
          <w:p w14:paraId="03364C46" w14:textId="77777777" w:rsidR="00C24B21" w:rsidRPr="000806B5" w:rsidRDefault="00C24B21" w:rsidP="00A777F4">
            <w:pPr>
              <w:jc w:val="center"/>
              <w:rPr>
                <w:rFonts w:ascii="Calibri" w:hAnsi="Calibri" w:cs="Calibri"/>
                <w:sz w:val="18"/>
                <w:szCs w:val="18"/>
              </w:rPr>
            </w:pPr>
            <w:r w:rsidRPr="000806B5">
              <w:rPr>
                <w:rFonts w:ascii="Calibri" w:hAnsi="Calibri" w:cs="Calibri"/>
                <w:sz w:val="18"/>
                <w:szCs w:val="18"/>
              </w:rPr>
              <w:t>367,274 (47.5%)</w:t>
            </w:r>
          </w:p>
        </w:tc>
      </w:tr>
    </w:tbl>
    <w:p w14:paraId="336872BC" w14:textId="77777777" w:rsidR="00C24B21" w:rsidRPr="00A777F4" w:rsidRDefault="00C24B21" w:rsidP="00A777F4">
      <w:pPr>
        <w:jc w:val="center"/>
        <w:rPr>
          <w:rFonts w:ascii="Times New Roman" w:hAnsi="Times New Roman" w:cs="Times New Roman"/>
        </w:rPr>
      </w:pPr>
    </w:p>
    <w:p w14:paraId="35029067" w14:textId="77777777" w:rsidR="0009640A" w:rsidRDefault="0009640A" w:rsidP="005D3575">
      <w:pPr>
        <w:rPr>
          <w:rFonts w:ascii="Times New Roman" w:hAnsi="Times New Roman" w:cs="Times New Roman"/>
        </w:rPr>
      </w:pPr>
    </w:p>
    <w:p w14:paraId="1672D999" w14:textId="77777777" w:rsidR="0009640A" w:rsidRDefault="0009640A" w:rsidP="00A777F4">
      <w:pPr>
        <w:jc w:val="center"/>
        <w:rPr>
          <w:rFonts w:ascii="Times New Roman" w:hAnsi="Times New Roman" w:cs="Times New Roman"/>
        </w:rPr>
      </w:pPr>
    </w:p>
    <w:p w14:paraId="1D7C5282" w14:textId="14219810" w:rsidR="00C24B21" w:rsidRDefault="00C24B21" w:rsidP="00A777F4">
      <w:pPr>
        <w:jc w:val="center"/>
        <w:rPr>
          <w:ins w:id="26" w:author="Timothy Awine" w:date="2025-03-23T14:29:00Z" w16du:dateUtc="2025-03-23T14:29:00Z"/>
          <w:rFonts w:ascii="Times New Roman" w:hAnsi="Times New Roman" w:cs="Times New Roman"/>
        </w:rPr>
      </w:pPr>
    </w:p>
    <w:p w14:paraId="3152791C" w14:textId="77777777" w:rsidR="00633CB3" w:rsidRDefault="00633CB3" w:rsidP="00A777F4">
      <w:pPr>
        <w:jc w:val="center"/>
        <w:rPr>
          <w:ins w:id="27" w:author="Timothy Awine" w:date="2025-03-23T14:29:00Z" w16du:dateUtc="2025-03-23T14:29:00Z"/>
          <w:rFonts w:ascii="Times New Roman" w:hAnsi="Times New Roman" w:cs="Times New Roman"/>
        </w:rPr>
      </w:pPr>
    </w:p>
    <w:p w14:paraId="252342CD" w14:textId="77777777" w:rsidR="00633CB3" w:rsidRDefault="00633CB3" w:rsidP="00A777F4">
      <w:pPr>
        <w:jc w:val="center"/>
        <w:rPr>
          <w:ins w:id="28" w:author="Timothy Awine" w:date="2025-03-23T14:29:00Z" w16du:dateUtc="2025-03-23T14:29:00Z"/>
          <w:rFonts w:ascii="Times New Roman" w:hAnsi="Times New Roman" w:cs="Times New Roman"/>
        </w:rPr>
      </w:pPr>
    </w:p>
    <w:p w14:paraId="1C858074" w14:textId="77777777" w:rsidR="00633CB3" w:rsidRDefault="00633CB3" w:rsidP="00A777F4">
      <w:pPr>
        <w:jc w:val="center"/>
        <w:rPr>
          <w:ins w:id="29" w:author="Timothy Awine" w:date="2025-03-23T14:30:00Z" w16du:dateUtc="2025-03-23T14:30:00Z"/>
          <w:rFonts w:ascii="Times New Roman" w:hAnsi="Times New Roman" w:cs="Times New Roman"/>
        </w:rPr>
      </w:pPr>
    </w:p>
    <w:p w14:paraId="498B9411" w14:textId="77777777" w:rsidR="00633CB3" w:rsidRDefault="00633CB3" w:rsidP="00A777F4">
      <w:pPr>
        <w:jc w:val="center"/>
        <w:rPr>
          <w:ins w:id="30" w:author="Timothy Awine" w:date="2025-03-23T14:30:00Z" w16du:dateUtc="2025-03-23T14:30:00Z"/>
          <w:rFonts w:ascii="Times New Roman" w:hAnsi="Times New Roman" w:cs="Times New Roman"/>
        </w:rPr>
      </w:pPr>
    </w:p>
    <w:p w14:paraId="6CC6532F" w14:textId="77777777" w:rsidR="00633CB3" w:rsidRDefault="00633CB3" w:rsidP="00A777F4">
      <w:pPr>
        <w:jc w:val="center"/>
        <w:rPr>
          <w:ins w:id="31" w:author="Timothy Awine" w:date="2025-03-23T14:30:00Z" w16du:dateUtc="2025-03-23T14:30:00Z"/>
          <w:rFonts w:ascii="Times New Roman" w:hAnsi="Times New Roman" w:cs="Times New Roman"/>
        </w:rPr>
      </w:pPr>
    </w:p>
    <w:p w14:paraId="58C8107F" w14:textId="77777777" w:rsidR="00633CB3" w:rsidRDefault="00633CB3" w:rsidP="00A777F4">
      <w:pPr>
        <w:jc w:val="center"/>
        <w:rPr>
          <w:ins w:id="32" w:author="Timothy Awine" w:date="2025-03-23T14:30:00Z" w16du:dateUtc="2025-03-23T14:30:00Z"/>
          <w:rFonts w:ascii="Times New Roman" w:hAnsi="Times New Roman" w:cs="Times New Roman"/>
        </w:rPr>
      </w:pPr>
    </w:p>
    <w:p w14:paraId="04D8DAC1" w14:textId="77777777" w:rsidR="00633CB3" w:rsidRDefault="00633CB3" w:rsidP="00A777F4">
      <w:pPr>
        <w:jc w:val="center"/>
        <w:rPr>
          <w:ins w:id="33" w:author="Timothy Awine" w:date="2025-03-23T14:30:00Z" w16du:dateUtc="2025-03-23T14:30:00Z"/>
          <w:rFonts w:ascii="Times New Roman" w:hAnsi="Times New Roman" w:cs="Times New Roman"/>
        </w:rPr>
      </w:pPr>
    </w:p>
    <w:p w14:paraId="661E8D01" w14:textId="77777777" w:rsidR="00633CB3" w:rsidRPr="00A777F4" w:rsidRDefault="00633CB3" w:rsidP="00A777F4">
      <w:pPr>
        <w:jc w:val="center"/>
        <w:rPr>
          <w:rFonts w:ascii="Times New Roman" w:hAnsi="Times New Roman" w:cs="Times New Roman"/>
        </w:rPr>
      </w:pPr>
    </w:p>
    <w:p w14:paraId="4714E326" w14:textId="5C501108" w:rsidR="00C86BF0" w:rsidRPr="00A777F4" w:rsidRDefault="00606EDA" w:rsidP="00C86BF0">
      <w:pPr>
        <w:jc w:val="center"/>
        <w:rPr>
          <w:rFonts w:ascii="Times New Roman" w:hAnsi="Times New Roman" w:cs="Times New Roman"/>
        </w:rPr>
      </w:pPr>
      <w:r w:rsidRPr="00A777F4">
        <w:rPr>
          <w:rFonts w:ascii="Times New Roman" w:hAnsi="Times New Roman" w:cs="Times New Roman"/>
          <w:lang w:val="en-US"/>
        </w:rPr>
        <w:lastRenderedPageBreak/>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3</w:t>
      </w:r>
      <w:r w:rsidR="00C24B21" w:rsidRPr="00A777F4">
        <w:rPr>
          <w:rFonts w:ascii="Times New Roman" w:hAnsi="Times New Roman" w:cs="Times New Roman"/>
        </w:rPr>
        <w:t>. Population pyramid for Navrongo DSS2018</w:t>
      </w:r>
      <w:r w:rsidR="00C86BF0">
        <w:rPr>
          <w:rFonts w:ascii="Times New Roman" w:hAnsi="Times New Roman" w:cs="Times New Roman"/>
        </w:rPr>
        <w:t>-HDS-Explorer</w:t>
      </w:r>
    </w:p>
    <w:p w14:paraId="4576042B" w14:textId="075AFE27" w:rsidR="00C24B21" w:rsidRPr="00A777F4" w:rsidRDefault="00C24B21" w:rsidP="00A777F4">
      <w:pPr>
        <w:jc w:val="center"/>
        <w:rPr>
          <w:rFonts w:ascii="Times New Roman" w:hAnsi="Times New Roman" w:cs="Times New Roman"/>
        </w:rPr>
      </w:pPr>
      <w:r w:rsidRPr="00A777F4">
        <w:rPr>
          <w:rFonts w:ascii="Times New Roman" w:hAnsi="Times New Roman" w:cs="Times New Roman"/>
          <w:noProof/>
        </w:rPr>
        <w:drawing>
          <wp:inline distT="0" distB="0" distL="0" distR="0" wp14:anchorId="51B04033" wp14:editId="719BD358">
            <wp:extent cx="5943600" cy="3565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a:stretch>
                      <a:fillRect/>
                    </a:stretch>
                  </pic:blipFill>
                  <pic:spPr>
                    <a:xfrm>
                      <a:off x="0" y="0"/>
                      <a:ext cx="5943600" cy="3565233"/>
                    </a:xfrm>
                    <a:prstGeom prst="rect">
                      <a:avLst/>
                    </a:prstGeom>
                  </pic:spPr>
                </pic:pic>
              </a:graphicData>
            </a:graphic>
          </wp:inline>
        </w:drawing>
      </w:r>
    </w:p>
    <w:p w14:paraId="77D94C68" w14:textId="77777777" w:rsidR="00AD5B73" w:rsidDel="00633CB3" w:rsidRDefault="00AD5B73" w:rsidP="00633CB3">
      <w:pPr>
        <w:rPr>
          <w:del w:id="34" w:author="Timothy Awine" w:date="2025-03-23T14:30:00Z" w16du:dateUtc="2025-03-23T14:30:00Z"/>
          <w:rFonts w:ascii="Times New Roman" w:hAnsi="Times New Roman" w:cs="Times New Roman"/>
        </w:rPr>
        <w:pPrChange w:id="35" w:author="Timothy Awine" w:date="2025-03-23T14:30:00Z" w16du:dateUtc="2025-03-23T14:30:00Z">
          <w:pPr>
            <w:jc w:val="center"/>
          </w:pPr>
        </w:pPrChange>
      </w:pPr>
    </w:p>
    <w:p w14:paraId="79DC05AC" w14:textId="77777777" w:rsidR="00AD5B73" w:rsidDel="00633CB3" w:rsidRDefault="00AD5B73" w:rsidP="00633CB3">
      <w:pPr>
        <w:rPr>
          <w:del w:id="36" w:author="Timothy Awine" w:date="2025-03-23T14:30:00Z" w16du:dateUtc="2025-03-23T14:30:00Z"/>
          <w:rFonts w:ascii="Times New Roman" w:hAnsi="Times New Roman" w:cs="Times New Roman"/>
        </w:rPr>
        <w:pPrChange w:id="37" w:author="Timothy Awine" w:date="2025-03-23T14:30:00Z" w16du:dateUtc="2025-03-23T14:30:00Z">
          <w:pPr>
            <w:jc w:val="center"/>
          </w:pPr>
        </w:pPrChange>
      </w:pPr>
    </w:p>
    <w:p w14:paraId="4AAF2B27" w14:textId="77777777" w:rsidR="00AD5B73" w:rsidDel="00633CB3" w:rsidRDefault="00AD5B73" w:rsidP="00633CB3">
      <w:pPr>
        <w:rPr>
          <w:del w:id="38" w:author="Timothy Awine" w:date="2025-03-23T14:30:00Z" w16du:dateUtc="2025-03-23T14:30:00Z"/>
          <w:rFonts w:ascii="Times New Roman" w:hAnsi="Times New Roman" w:cs="Times New Roman"/>
        </w:rPr>
        <w:pPrChange w:id="39" w:author="Timothy Awine" w:date="2025-03-23T14:30:00Z" w16du:dateUtc="2025-03-23T14:30:00Z">
          <w:pPr>
            <w:jc w:val="center"/>
          </w:pPr>
        </w:pPrChange>
      </w:pPr>
    </w:p>
    <w:p w14:paraId="523EECA5" w14:textId="77777777" w:rsidR="00AD5B73" w:rsidDel="00633CB3" w:rsidRDefault="00AD5B73" w:rsidP="00633CB3">
      <w:pPr>
        <w:rPr>
          <w:del w:id="40" w:author="Timothy Awine" w:date="2025-03-23T14:30:00Z" w16du:dateUtc="2025-03-23T14:30:00Z"/>
          <w:rFonts w:ascii="Times New Roman" w:hAnsi="Times New Roman" w:cs="Times New Roman"/>
        </w:rPr>
        <w:pPrChange w:id="41" w:author="Timothy Awine" w:date="2025-03-23T14:30:00Z" w16du:dateUtc="2025-03-23T14:30:00Z">
          <w:pPr>
            <w:jc w:val="center"/>
          </w:pPr>
        </w:pPrChange>
      </w:pPr>
    </w:p>
    <w:p w14:paraId="6F67326E" w14:textId="77777777" w:rsidR="00AD5B73" w:rsidDel="00633CB3" w:rsidRDefault="00AD5B73" w:rsidP="00633CB3">
      <w:pPr>
        <w:rPr>
          <w:del w:id="42" w:author="Timothy Awine" w:date="2025-03-23T14:30:00Z" w16du:dateUtc="2025-03-23T14:30:00Z"/>
          <w:rFonts w:ascii="Times New Roman" w:hAnsi="Times New Roman" w:cs="Times New Roman"/>
        </w:rPr>
        <w:pPrChange w:id="43" w:author="Timothy Awine" w:date="2025-03-23T14:30:00Z" w16du:dateUtc="2025-03-23T14:30:00Z">
          <w:pPr>
            <w:jc w:val="center"/>
          </w:pPr>
        </w:pPrChange>
      </w:pPr>
    </w:p>
    <w:p w14:paraId="09681D5B" w14:textId="77777777" w:rsidR="00AD5B73" w:rsidDel="00633CB3" w:rsidRDefault="00AD5B73" w:rsidP="00633CB3">
      <w:pPr>
        <w:rPr>
          <w:del w:id="44" w:author="Timothy Awine" w:date="2025-03-23T14:30:00Z" w16du:dateUtc="2025-03-23T14:30:00Z"/>
          <w:rFonts w:ascii="Times New Roman" w:hAnsi="Times New Roman" w:cs="Times New Roman"/>
        </w:rPr>
        <w:pPrChange w:id="45" w:author="Timothy Awine" w:date="2025-03-23T14:30:00Z" w16du:dateUtc="2025-03-23T14:30:00Z">
          <w:pPr>
            <w:jc w:val="center"/>
          </w:pPr>
        </w:pPrChange>
      </w:pPr>
    </w:p>
    <w:p w14:paraId="37E23CEF" w14:textId="77777777" w:rsidR="00AD5B73" w:rsidDel="00633CB3" w:rsidRDefault="00AD5B73" w:rsidP="00633CB3">
      <w:pPr>
        <w:rPr>
          <w:del w:id="46" w:author="Timothy Awine" w:date="2025-03-23T14:30:00Z" w16du:dateUtc="2025-03-23T14:30:00Z"/>
          <w:rFonts w:ascii="Times New Roman" w:hAnsi="Times New Roman" w:cs="Times New Roman"/>
        </w:rPr>
        <w:pPrChange w:id="47" w:author="Timothy Awine" w:date="2025-03-23T14:30:00Z" w16du:dateUtc="2025-03-23T14:30:00Z">
          <w:pPr>
            <w:jc w:val="center"/>
          </w:pPr>
        </w:pPrChange>
      </w:pPr>
    </w:p>
    <w:p w14:paraId="271E1039" w14:textId="77777777" w:rsidR="00AD5B73" w:rsidRDefault="00AD5B73" w:rsidP="00633CB3">
      <w:pPr>
        <w:rPr>
          <w:rFonts w:ascii="Times New Roman" w:hAnsi="Times New Roman" w:cs="Times New Roman"/>
        </w:rPr>
        <w:pPrChange w:id="48" w:author="Timothy Awine" w:date="2025-03-23T14:30:00Z" w16du:dateUtc="2025-03-23T14:30:00Z">
          <w:pPr>
            <w:jc w:val="center"/>
          </w:pPr>
        </w:pPrChange>
      </w:pPr>
    </w:p>
    <w:p w14:paraId="5D84E425" w14:textId="4D8C57B3" w:rsidR="00C86BF0" w:rsidRPr="00A777F4" w:rsidRDefault="00606EDA" w:rsidP="00C86BF0">
      <w:pPr>
        <w:jc w:val="center"/>
        <w:rPr>
          <w:rFonts w:ascii="Times New Roman" w:hAnsi="Times New Roman" w:cs="Times New Roman"/>
        </w:rPr>
      </w:pPr>
      <w:r w:rsidRPr="00A777F4">
        <w:rPr>
          <w:rFonts w:ascii="Times New Roman" w:hAnsi="Times New Roman" w:cs="Times New Roman"/>
          <w:lang w:val="en-US"/>
        </w:rPr>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4</w:t>
      </w:r>
      <w:r w:rsidR="00C24B21" w:rsidRPr="00A777F4">
        <w:rPr>
          <w:rFonts w:ascii="Times New Roman" w:hAnsi="Times New Roman" w:cs="Times New Roman"/>
        </w:rPr>
        <w:t>. Population pyramid for Navrongo DSS2019</w:t>
      </w:r>
      <w:r w:rsidR="00C86BF0">
        <w:rPr>
          <w:rFonts w:ascii="Times New Roman" w:hAnsi="Times New Roman" w:cs="Times New Roman"/>
        </w:rPr>
        <w:t>-HDS-Explorer</w:t>
      </w:r>
    </w:p>
    <w:p w14:paraId="5B8AAF46" w14:textId="4E315AD9" w:rsidR="00C24B21" w:rsidRPr="00A777F4" w:rsidRDefault="00C24B21" w:rsidP="00A777F4">
      <w:pPr>
        <w:jc w:val="center"/>
        <w:rPr>
          <w:rFonts w:ascii="Times New Roman" w:hAnsi="Times New Roman" w:cs="Times New Roman"/>
        </w:rPr>
      </w:pPr>
      <w:r w:rsidRPr="00A777F4">
        <w:rPr>
          <w:rFonts w:ascii="Times New Roman" w:hAnsi="Times New Roman" w:cs="Times New Roman"/>
          <w:noProof/>
        </w:rPr>
        <w:drawing>
          <wp:inline distT="0" distB="0" distL="0" distR="0" wp14:anchorId="0207C99D" wp14:editId="7FCE3C36">
            <wp:extent cx="5943600" cy="35652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a:fillRect/>
                    </a:stretch>
                  </pic:blipFill>
                  <pic:spPr>
                    <a:xfrm>
                      <a:off x="0" y="0"/>
                      <a:ext cx="5943600" cy="3565233"/>
                    </a:xfrm>
                    <a:prstGeom prst="rect">
                      <a:avLst/>
                    </a:prstGeom>
                  </pic:spPr>
                </pic:pic>
              </a:graphicData>
            </a:graphic>
          </wp:inline>
        </w:drawing>
      </w:r>
    </w:p>
    <w:p w14:paraId="7D8C8B7D" w14:textId="4570D6F9" w:rsidR="00AD5B73" w:rsidRPr="00A777F4" w:rsidRDefault="00606EDA" w:rsidP="00AD5B73">
      <w:pPr>
        <w:jc w:val="center"/>
        <w:rPr>
          <w:rFonts w:ascii="Times New Roman" w:hAnsi="Times New Roman" w:cs="Times New Roman"/>
        </w:rPr>
      </w:pPr>
      <w:r w:rsidRPr="00A777F4">
        <w:rPr>
          <w:rFonts w:ascii="Times New Roman" w:hAnsi="Times New Roman" w:cs="Times New Roman"/>
          <w:lang w:val="en-US"/>
        </w:rPr>
        <w:lastRenderedPageBreak/>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5</w:t>
      </w:r>
      <w:r w:rsidR="00C24B21" w:rsidRPr="00A777F4">
        <w:rPr>
          <w:rFonts w:ascii="Times New Roman" w:hAnsi="Times New Roman" w:cs="Times New Roman"/>
        </w:rPr>
        <w:t>. Population pyramid for Navrongo DSS2020</w:t>
      </w:r>
      <w:r w:rsidR="00AD5B73">
        <w:rPr>
          <w:rFonts w:ascii="Times New Roman" w:hAnsi="Times New Roman" w:cs="Times New Roman"/>
        </w:rPr>
        <w:t>-HDS-Explorer</w:t>
      </w:r>
    </w:p>
    <w:p w14:paraId="7272FF78" w14:textId="13D033DF" w:rsidR="00C24B21" w:rsidRPr="00A777F4" w:rsidRDefault="00C24B21" w:rsidP="00A777F4">
      <w:pPr>
        <w:jc w:val="center"/>
        <w:rPr>
          <w:rFonts w:ascii="Times New Roman" w:hAnsi="Times New Roman" w:cs="Times New Roman"/>
        </w:rPr>
      </w:pPr>
      <w:r w:rsidRPr="00A777F4">
        <w:rPr>
          <w:rFonts w:ascii="Times New Roman" w:hAnsi="Times New Roman" w:cs="Times New Roman"/>
          <w:noProof/>
        </w:rPr>
        <w:drawing>
          <wp:inline distT="0" distB="0" distL="0" distR="0" wp14:anchorId="25E8DBF5" wp14:editId="714B059E">
            <wp:extent cx="5943600" cy="35652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a:stretch>
                      <a:fillRect/>
                    </a:stretch>
                  </pic:blipFill>
                  <pic:spPr>
                    <a:xfrm>
                      <a:off x="0" y="0"/>
                      <a:ext cx="5943600" cy="3565233"/>
                    </a:xfrm>
                    <a:prstGeom prst="rect">
                      <a:avLst/>
                    </a:prstGeom>
                  </pic:spPr>
                </pic:pic>
              </a:graphicData>
            </a:graphic>
          </wp:inline>
        </w:drawing>
      </w:r>
    </w:p>
    <w:p w14:paraId="071B78A6" w14:textId="6E682328" w:rsidR="00AD5B73" w:rsidRPr="00A777F4" w:rsidRDefault="00606EDA" w:rsidP="00AD5B73">
      <w:pPr>
        <w:jc w:val="center"/>
        <w:rPr>
          <w:rFonts w:ascii="Times New Roman" w:hAnsi="Times New Roman" w:cs="Times New Roman"/>
        </w:rPr>
      </w:pPr>
      <w:r w:rsidRPr="00A777F4">
        <w:rPr>
          <w:rFonts w:ascii="Times New Roman" w:hAnsi="Times New Roman" w:cs="Times New Roman"/>
          <w:lang w:val="en-US"/>
        </w:rPr>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6</w:t>
      </w:r>
      <w:r w:rsidR="00C24B21" w:rsidRPr="00A777F4">
        <w:rPr>
          <w:rFonts w:ascii="Times New Roman" w:hAnsi="Times New Roman" w:cs="Times New Roman"/>
        </w:rPr>
        <w:t>. Population pyramid for Navrongo DSS2021</w:t>
      </w:r>
      <w:r w:rsidR="00AD5B73">
        <w:rPr>
          <w:rFonts w:ascii="Times New Roman" w:hAnsi="Times New Roman" w:cs="Times New Roman"/>
        </w:rPr>
        <w:t>-HDS-Explorer</w:t>
      </w:r>
    </w:p>
    <w:p w14:paraId="40BFA624" w14:textId="43F02184" w:rsidR="00C24B21" w:rsidRPr="00A777F4" w:rsidRDefault="00C24B21" w:rsidP="00A777F4">
      <w:pPr>
        <w:jc w:val="center"/>
        <w:rPr>
          <w:rFonts w:ascii="Times New Roman" w:hAnsi="Times New Roman" w:cs="Times New Roman"/>
        </w:rPr>
      </w:pPr>
      <w:r w:rsidRPr="00A777F4">
        <w:rPr>
          <w:rFonts w:ascii="Times New Roman" w:hAnsi="Times New Roman" w:cs="Times New Roman"/>
          <w:noProof/>
        </w:rPr>
        <w:drawing>
          <wp:inline distT="0" distB="0" distL="0" distR="0" wp14:anchorId="66236067" wp14:editId="76363FBC">
            <wp:extent cx="5943600" cy="3565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5943600" cy="3565233"/>
                    </a:xfrm>
                    <a:prstGeom prst="rect">
                      <a:avLst/>
                    </a:prstGeom>
                  </pic:spPr>
                </pic:pic>
              </a:graphicData>
            </a:graphic>
          </wp:inline>
        </w:drawing>
      </w:r>
    </w:p>
    <w:p w14:paraId="5678D3B6" w14:textId="77777777" w:rsidR="00633CB3" w:rsidRDefault="00633CB3" w:rsidP="00AD5B73">
      <w:pPr>
        <w:jc w:val="center"/>
        <w:rPr>
          <w:ins w:id="49" w:author="Timothy Awine" w:date="2025-03-23T14:30:00Z" w16du:dateUtc="2025-03-23T14:30:00Z"/>
          <w:rFonts w:ascii="Times New Roman" w:hAnsi="Times New Roman" w:cs="Times New Roman"/>
          <w:lang w:val="en-US"/>
        </w:rPr>
      </w:pPr>
    </w:p>
    <w:p w14:paraId="2E84A7CA" w14:textId="6B55D27C" w:rsidR="00AD5B73" w:rsidRPr="00A777F4" w:rsidRDefault="00606EDA" w:rsidP="00AD5B73">
      <w:pPr>
        <w:jc w:val="center"/>
        <w:rPr>
          <w:rFonts w:ascii="Times New Roman" w:hAnsi="Times New Roman" w:cs="Times New Roman"/>
        </w:rPr>
      </w:pPr>
      <w:r w:rsidRPr="00A777F4">
        <w:rPr>
          <w:rFonts w:ascii="Times New Roman" w:hAnsi="Times New Roman" w:cs="Times New Roman"/>
          <w:lang w:val="en-US"/>
        </w:rPr>
        <w:lastRenderedPageBreak/>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7</w:t>
      </w:r>
      <w:r w:rsidR="00C24B21" w:rsidRPr="00A777F4">
        <w:rPr>
          <w:rFonts w:ascii="Times New Roman" w:hAnsi="Times New Roman" w:cs="Times New Roman"/>
        </w:rPr>
        <w:t>. Population pyramid for Navrongo DSS2022</w:t>
      </w:r>
      <w:r w:rsidR="00AD5B73">
        <w:rPr>
          <w:rFonts w:ascii="Times New Roman" w:hAnsi="Times New Roman" w:cs="Times New Roman"/>
        </w:rPr>
        <w:t>-HDS-Explorer</w:t>
      </w:r>
    </w:p>
    <w:p w14:paraId="13557D2F" w14:textId="3225CCEC" w:rsidR="00C24B21" w:rsidRPr="00A777F4" w:rsidRDefault="00C24B21" w:rsidP="00A777F4">
      <w:pPr>
        <w:jc w:val="center"/>
        <w:rPr>
          <w:rFonts w:ascii="Times New Roman" w:hAnsi="Times New Roman" w:cs="Times New Roman"/>
        </w:rPr>
      </w:pPr>
      <w:r w:rsidRPr="00A777F4">
        <w:rPr>
          <w:rFonts w:ascii="Times New Roman" w:hAnsi="Times New Roman" w:cs="Times New Roman"/>
          <w:noProof/>
        </w:rPr>
        <w:drawing>
          <wp:inline distT="0" distB="0" distL="0" distR="0" wp14:anchorId="1A37F3DA" wp14:editId="6F92C30A">
            <wp:extent cx="5943600" cy="3565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6"/>
                    <a:stretch>
                      <a:fillRect/>
                    </a:stretch>
                  </pic:blipFill>
                  <pic:spPr>
                    <a:xfrm>
                      <a:off x="0" y="0"/>
                      <a:ext cx="5943600" cy="3565233"/>
                    </a:xfrm>
                    <a:prstGeom prst="rect">
                      <a:avLst/>
                    </a:prstGeom>
                  </pic:spPr>
                </pic:pic>
              </a:graphicData>
            </a:graphic>
          </wp:inline>
        </w:drawing>
      </w:r>
    </w:p>
    <w:p w14:paraId="315C7A9B" w14:textId="77777777" w:rsidR="0009640A" w:rsidRDefault="0009640A" w:rsidP="005D3575">
      <w:pPr>
        <w:rPr>
          <w:ins w:id="50" w:author="Timothy Awine" w:date="2025-03-23T14:30:00Z" w16du:dateUtc="2025-03-23T14:30:00Z"/>
          <w:rFonts w:ascii="Times New Roman" w:hAnsi="Times New Roman" w:cs="Times New Roman"/>
        </w:rPr>
      </w:pPr>
    </w:p>
    <w:p w14:paraId="4937FE2D" w14:textId="77777777" w:rsidR="00633CB3" w:rsidRDefault="00633CB3" w:rsidP="005D3575">
      <w:pPr>
        <w:rPr>
          <w:ins w:id="51" w:author="Timothy Awine" w:date="2025-03-23T14:30:00Z" w16du:dateUtc="2025-03-23T14:30:00Z"/>
          <w:rFonts w:ascii="Times New Roman" w:hAnsi="Times New Roman" w:cs="Times New Roman"/>
        </w:rPr>
      </w:pPr>
    </w:p>
    <w:p w14:paraId="30F95532" w14:textId="77777777" w:rsidR="00633CB3" w:rsidRDefault="00633CB3" w:rsidP="005D3575">
      <w:pPr>
        <w:rPr>
          <w:ins w:id="52" w:author="Timothy Awine" w:date="2025-03-23T14:30:00Z" w16du:dateUtc="2025-03-23T14:30:00Z"/>
          <w:rFonts w:ascii="Times New Roman" w:hAnsi="Times New Roman" w:cs="Times New Roman"/>
        </w:rPr>
      </w:pPr>
    </w:p>
    <w:p w14:paraId="18A55775" w14:textId="77777777" w:rsidR="00633CB3" w:rsidRDefault="00633CB3" w:rsidP="005D3575">
      <w:pPr>
        <w:rPr>
          <w:ins w:id="53" w:author="Timothy Awine" w:date="2025-03-23T14:30:00Z" w16du:dateUtc="2025-03-23T14:30:00Z"/>
          <w:rFonts w:ascii="Times New Roman" w:hAnsi="Times New Roman" w:cs="Times New Roman"/>
        </w:rPr>
      </w:pPr>
    </w:p>
    <w:p w14:paraId="47AE3954" w14:textId="77777777" w:rsidR="00633CB3" w:rsidRDefault="00633CB3" w:rsidP="005D3575">
      <w:pPr>
        <w:rPr>
          <w:ins w:id="54" w:author="Timothy Awine" w:date="2025-03-23T14:30:00Z" w16du:dateUtc="2025-03-23T14:30:00Z"/>
          <w:rFonts w:ascii="Times New Roman" w:hAnsi="Times New Roman" w:cs="Times New Roman"/>
        </w:rPr>
      </w:pPr>
    </w:p>
    <w:p w14:paraId="2781D51F" w14:textId="77777777" w:rsidR="00633CB3" w:rsidRDefault="00633CB3" w:rsidP="005D3575">
      <w:pPr>
        <w:rPr>
          <w:ins w:id="55" w:author="Timothy Awine" w:date="2025-03-23T14:30:00Z" w16du:dateUtc="2025-03-23T14:30:00Z"/>
          <w:rFonts w:ascii="Times New Roman" w:hAnsi="Times New Roman" w:cs="Times New Roman"/>
        </w:rPr>
      </w:pPr>
    </w:p>
    <w:p w14:paraId="142D9EC9" w14:textId="77777777" w:rsidR="00633CB3" w:rsidRDefault="00633CB3" w:rsidP="005D3575">
      <w:pPr>
        <w:rPr>
          <w:ins w:id="56" w:author="Timothy Awine" w:date="2025-03-23T14:30:00Z" w16du:dateUtc="2025-03-23T14:30:00Z"/>
          <w:rFonts w:ascii="Times New Roman" w:hAnsi="Times New Roman" w:cs="Times New Roman"/>
        </w:rPr>
      </w:pPr>
    </w:p>
    <w:p w14:paraId="3B8DBA9A" w14:textId="77777777" w:rsidR="00633CB3" w:rsidRDefault="00633CB3" w:rsidP="005D3575">
      <w:pPr>
        <w:rPr>
          <w:ins w:id="57" w:author="Timothy Awine" w:date="2025-03-23T14:30:00Z" w16du:dateUtc="2025-03-23T14:30:00Z"/>
          <w:rFonts w:ascii="Times New Roman" w:hAnsi="Times New Roman" w:cs="Times New Roman"/>
        </w:rPr>
      </w:pPr>
    </w:p>
    <w:p w14:paraId="2ACE5907" w14:textId="77777777" w:rsidR="00633CB3" w:rsidRDefault="00633CB3" w:rsidP="005D3575">
      <w:pPr>
        <w:rPr>
          <w:ins w:id="58" w:author="Timothy Awine" w:date="2025-03-23T14:30:00Z" w16du:dateUtc="2025-03-23T14:30:00Z"/>
          <w:rFonts w:ascii="Times New Roman" w:hAnsi="Times New Roman" w:cs="Times New Roman"/>
        </w:rPr>
      </w:pPr>
    </w:p>
    <w:p w14:paraId="703EA984" w14:textId="77777777" w:rsidR="00633CB3" w:rsidRDefault="00633CB3" w:rsidP="005D3575">
      <w:pPr>
        <w:rPr>
          <w:ins w:id="59" w:author="Timothy Awine" w:date="2025-03-23T14:30:00Z" w16du:dateUtc="2025-03-23T14:30:00Z"/>
          <w:rFonts w:ascii="Times New Roman" w:hAnsi="Times New Roman" w:cs="Times New Roman"/>
        </w:rPr>
      </w:pPr>
    </w:p>
    <w:p w14:paraId="09FF15A1" w14:textId="77777777" w:rsidR="00633CB3" w:rsidRDefault="00633CB3" w:rsidP="005D3575">
      <w:pPr>
        <w:rPr>
          <w:ins w:id="60" w:author="Timothy Awine" w:date="2025-03-23T14:30:00Z" w16du:dateUtc="2025-03-23T14:30:00Z"/>
          <w:rFonts w:ascii="Times New Roman" w:hAnsi="Times New Roman" w:cs="Times New Roman"/>
        </w:rPr>
      </w:pPr>
    </w:p>
    <w:p w14:paraId="0B99AD52" w14:textId="77777777" w:rsidR="00633CB3" w:rsidRDefault="00633CB3" w:rsidP="005D3575">
      <w:pPr>
        <w:rPr>
          <w:ins w:id="61" w:author="Timothy Awine" w:date="2025-03-23T14:30:00Z" w16du:dateUtc="2025-03-23T14:30:00Z"/>
          <w:rFonts w:ascii="Times New Roman" w:hAnsi="Times New Roman" w:cs="Times New Roman"/>
        </w:rPr>
      </w:pPr>
    </w:p>
    <w:p w14:paraId="312DDB62" w14:textId="77777777" w:rsidR="00633CB3" w:rsidRPr="00A777F4" w:rsidRDefault="00633CB3" w:rsidP="005D3575">
      <w:pPr>
        <w:rPr>
          <w:rFonts w:ascii="Times New Roman" w:hAnsi="Times New Roman" w:cs="Times New Roman"/>
        </w:rPr>
      </w:pPr>
    </w:p>
    <w:p w14:paraId="0F1984B9" w14:textId="77777777" w:rsidR="00A777F4" w:rsidRPr="00A777F4" w:rsidRDefault="00A777F4" w:rsidP="00A777F4">
      <w:pPr>
        <w:pStyle w:val="Heading2"/>
        <w:jc w:val="center"/>
        <w:rPr>
          <w:rFonts w:ascii="Times New Roman" w:hAnsi="Times New Roman" w:cs="Times New Roman"/>
        </w:rPr>
      </w:pPr>
      <w:r w:rsidRPr="00A777F4">
        <w:rPr>
          <w:rFonts w:ascii="Times New Roman" w:hAnsi="Times New Roman" w:cs="Times New Roman"/>
        </w:rPr>
        <w:lastRenderedPageBreak/>
        <w:t>Descriptive analysis of BHDSS data 2018-2024_Round 7</w:t>
      </w:r>
    </w:p>
    <w:p w14:paraId="61055657" w14:textId="458A6712" w:rsidR="00A777F4" w:rsidRPr="00A777F4" w:rsidRDefault="00606EDA" w:rsidP="00A777F4">
      <w:pPr>
        <w:jc w:val="center"/>
        <w:rPr>
          <w:rFonts w:ascii="Times New Roman" w:hAnsi="Times New Roman" w:cs="Times New Roman"/>
        </w:rPr>
      </w:pPr>
      <w:r w:rsidRPr="00A777F4">
        <w:rPr>
          <w:rFonts w:ascii="Times New Roman" w:hAnsi="Times New Roman" w:cs="Times New Roman"/>
          <w:lang w:val="en-US"/>
        </w:rPr>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8</w:t>
      </w:r>
      <w:r w:rsidR="00A777F4" w:rsidRPr="00A777F4">
        <w:rPr>
          <w:rFonts w:ascii="Times New Roman" w:hAnsi="Times New Roman" w:cs="Times New Roman"/>
        </w:rPr>
        <w:t>: Overall population trends by year (line graph)</w:t>
      </w:r>
    </w:p>
    <w:p w14:paraId="24CE3D18" w14:textId="74E19E2B" w:rsidR="00A777F4" w:rsidRPr="00A777F4" w:rsidRDefault="00A777F4" w:rsidP="00A777F4">
      <w:pPr>
        <w:jc w:val="center"/>
        <w:rPr>
          <w:rFonts w:ascii="Times New Roman" w:hAnsi="Times New Roman" w:cs="Times New Roman"/>
        </w:rPr>
      </w:pPr>
      <w:r w:rsidRPr="00A777F4">
        <w:rPr>
          <w:rFonts w:ascii="Times New Roman" w:hAnsi="Times New Roman" w:cs="Times New Roman"/>
          <w:noProof/>
        </w:rPr>
        <w:drawing>
          <wp:inline distT="0" distB="0" distL="0" distR="0" wp14:anchorId="74D04F89" wp14:editId="76883952">
            <wp:extent cx="5943600" cy="35652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5233"/>
                    </a:xfrm>
                    <a:prstGeom prst="rect">
                      <a:avLst/>
                    </a:prstGeom>
                  </pic:spPr>
                </pic:pic>
              </a:graphicData>
            </a:graphic>
          </wp:inline>
        </w:drawing>
      </w:r>
    </w:p>
    <w:p w14:paraId="7F6B3319" w14:textId="77777777" w:rsidR="005D3575" w:rsidRDefault="005D3575" w:rsidP="00A777F4">
      <w:pPr>
        <w:jc w:val="center"/>
        <w:rPr>
          <w:rFonts w:ascii="Times New Roman" w:hAnsi="Times New Roman" w:cs="Times New Roman"/>
        </w:rPr>
      </w:pPr>
    </w:p>
    <w:p w14:paraId="27A16421" w14:textId="77777777" w:rsidR="005D3575" w:rsidRDefault="005D3575" w:rsidP="00A777F4">
      <w:pPr>
        <w:jc w:val="center"/>
        <w:rPr>
          <w:rFonts w:ascii="Times New Roman" w:hAnsi="Times New Roman" w:cs="Times New Roman"/>
        </w:rPr>
      </w:pPr>
    </w:p>
    <w:p w14:paraId="741787C8" w14:textId="77777777" w:rsidR="005D3575" w:rsidRDefault="005D3575" w:rsidP="00A777F4">
      <w:pPr>
        <w:jc w:val="center"/>
        <w:rPr>
          <w:rFonts w:ascii="Times New Roman" w:hAnsi="Times New Roman" w:cs="Times New Roman"/>
        </w:rPr>
      </w:pPr>
    </w:p>
    <w:p w14:paraId="17033496" w14:textId="77777777" w:rsidR="005D3575" w:rsidRDefault="005D3575" w:rsidP="00A777F4">
      <w:pPr>
        <w:jc w:val="center"/>
        <w:rPr>
          <w:rFonts w:ascii="Times New Roman" w:hAnsi="Times New Roman" w:cs="Times New Roman"/>
        </w:rPr>
      </w:pPr>
    </w:p>
    <w:p w14:paraId="6EA8598F" w14:textId="77777777" w:rsidR="005D3575" w:rsidRDefault="005D3575" w:rsidP="00A777F4">
      <w:pPr>
        <w:jc w:val="center"/>
        <w:rPr>
          <w:rFonts w:ascii="Times New Roman" w:hAnsi="Times New Roman" w:cs="Times New Roman"/>
        </w:rPr>
      </w:pPr>
    </w:p>
    <w:p w14:paraId="24898F67" w14:textId="77777777" w:rsidR="005D3575" w:rsidRDefault="005D3575" w:rsidP="00A777F4">
      <w:pPr>
        <w:jc w:val="center"/>
        <w:rPr>
          <w:rFonts w:ascii="Times New Roman" w:hAnsi="Times New Roman" w:cs="Times New Roman"/>
        </w:rPr>
      </w:pPr>
    </w:p>
    <w:p w14:paraId="122FD68C" w14:textId="77777777" w:rsidR="005D3575" w:rsidRDefault="005D3575" w:rsidP="00A777F4">
      <w:pPr>
        <w:jc w:val="center"/>
        <w:rPr>
          <w:rFonts w:ascii="Times New Roman" w:hAnsi="Times New Roman" w:cs="Times New Roman"/>
        </w:rPr>
      </w:pPr>
    </w:p>
    <w:p w14:paraId="3846D5F5" w14:textId="77777777" w:rsidR="005D3575" w:rsidRDefault="005D3575" w:rsidP="00A777F4">
      <w:pPr>
        <w:jc w:val="center"/>
        <w:rPr>
          <w:rFonts w:ascii="Times New Roman" w:hAnsi="Times New Roman" w:cs="Times New Roman"/>
        </w:rPr>
      </w:pPr>
    </w:p>
    <w:p w14:paraId="3E72515F" w14:textId="77777777" w:rsidR="005D3575" w:rsidRDefault="005D3575" w:rsidP="00A777F4">
      <w:pPr>
        <w:jc w:val="center"/>
        <w:rPr>
          <w:rFonts w:ascii="Times New Roman" w:hAnsi="Times New Roman" w:cs="Times New Roman"/>
        </w:rPr>
      </w:pPr>
    </w:p>
    <w:p w14:paraId="56FD3745" w14:textId="77777777" w:rsidR="005D3575" w:rsidRDefault="005D3575" w:rsidP="00A777F4">
      <w:pPr>
        <w:jc w:val="center"/>
        <w:rPr>
          <w:rFonts w:ascii="Times New Roman" w:hAnsi="Times New Roman" w:cs="Times New Roman"/>
        </w:rPr>
      </w:pPr>
    </w:p>
    <w:p w14:paraId="2CC24276" w14:textId="77777777" w:rsidR="005D3575" w:rsidRDefault="005D3575" w:rsidP="00A777F4">
      <w:pPr>
        <w:jc w:val="center"/>
        <w:rPr>
          <w:rFonts w:ascii="Times New Roman" w:hAnsi="Times New Roman" w:cs="Times New Roman"/>
        </w:rPr>
      </w:pPr>
    </w:p>
    <w:p w14:paraId="3D0CD84E" w14:textId="77777777" w:rsidR="00AD5B73" w:rsidRDefault="00AD5B73" w:rsidP="00A777F4">
      <w:pPr>
        <w:jc w:val="center"/>
        <w:rPr>
          <w:rFonts w:ascii="Times New Roman" w:hAnsi="Times New Roman" w:cs="Times New Roman"/>
        </w:rPr>
      </w:pPr>
    </w:p>
    <w:p w14:paraId="488A2420" w14:textId="77777777" w:rsidR="005D3575" w:rsidRDefault="005D3575" w:rsidP="00A777F4">
      <w:pPr>
        <w:jc w:val="center"/>
        <w:rPr>
          <w:rFonts w:ascii="Times New Roman" w:hAnsi="Times New Roman" w:cs="Times New Roman"/>
        </w:rPr>
      </w:pPr>
    </w:p>
    <w:p w14:paraId="170A945E" w14:textId="0E7DDA39" w:rsidR="00A777F4" w:rsidRPr="00A777F4" w:rsidRDefault="00A777F4" w:rsidP="00A777F4">
      <w:pPr>
        <w:jc w:val="center"/>
        <w:rPr>
          <w:rFonts w:ascii="Times New Roman" w:hAnsi="Times New Roman" w:cs="Times New Roman"/>
        </w:rPr>
      </w:pPr>
      <w:r w:rsidRPr="00A777F4">
        <w:rPr>
          <w:rFonts w:ascii="Times New Roman" w:hAnsi="Times New Roman" w:cs="Times New Roman"/>
        </w:rPr>
        <w:lastRenderedPageBreak/>
        <w:t xml:space="preserve">Table </w:t>
      </w:r>
      <w:r w:rsidR="008B6615">
        <w:rPr>
          <w:rFonts w:ascii="Times New Roman" w:hAnsi="Times New Roman" w:cs="Times New Roman"/>
        </w:rPr>
        <w:t>A3</w:t>
      </w:r>
      <w:r w:rsidRPr="00A777F4">
        <w:rPr>
          <w:rFonts w:ascii="Times New Roman" w:hAnsi="Times New Roman" w:cs="Times New Roman"/>
        </w:rPr>
        <w:t>: Age and sex distribution of the population by year</w:t>
      </w:r>
      <w:r w:rsidR="00D8172B">
        <w:rPr>
          <w:rFonts w:ascii="Times New Roman" w:hAnsi="Times New Roman" w:cs="Times New Roman"/>
        </w:rPr>
        <w:t xml:space="preserve"> BHDSS</w:t>
      </w:r>
    </w:p>
    <w:tbl>
      <w:tblPr>
        <w:tblStyle w:val="TableGrid"/>
        <w:tblW w:w="0" w:type="auto"/>
        <w:tblLook w:val="04A0" w:firstRow="1" w:lastRow="0" w:firstColumn="1" w:lastColumn="0" w:noHBand="0" w:noVBand="1"/>
      </w:tblPr>
      <w:tblGrid>
        <w:gridCol w:w="765"/>
        <w:gridCol w:w="872"/>
        <w:gridCol w:w="955"/>
        <w:gridCol w:w="955"/>
        <w:gridCol w:w="955"/>
        <w:gridCol w:w="955"/>
        <w:gridCol w:w="955"/>
        <w:gridCol w:w="955"/>
        <w:gridCol w:w="955"/>
        <w:gridCol w:w="1038"/>
      </w:tblGrid>
      <w:tr w:rsidR="00A777F4" w:rsidRPr="0009640A" w14:paraId="442D7DA3" w14:textId="77777777" w:rsidTr="009F287A">
        <w:tc>
          <w:tcPr>
            <w:tcW w:w="0" w:type="auto"/>
            <w:tcBorders>
              <w:top w:val="single" w:sz="0" w:space="0" w:color="000000"/>
              <w:left w:val="nil"/>
              <w:bottom w:val="nil"/>
              <w:right w:val="nil"/>
            </w:tcBorders>
          </w:tcPr>
          <w:p w14:paraId="0BEA9B0A"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vAlign w:val="bottom"/>
          </w:tcPr>
          <w:p w14:paraId="424A8DA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2018</w:t>
            </w:r>
          </w:p>
        </w:tc>
        <w:tc>
          <w:tcPr>
            <w:tcW w:w="0" w:type="auto"/>
            <w:tcBorders>
              <w:top w:val="single" w:sz="0" w:space="0" w:color="000000"/>
              <w:left w:val="nil"/>
              <w:bottom w:val="nil"/>
              <w:right w:val="nil"/>
            </w:tcBorders>
            <w:vAlign w:val="bottom"/>
          </w:tcPr>
          <w:p w14:paraId="4128E9E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2019</w:t>
            </w:r>
          </w:p>
        </w:tc>
        <w:tc>
          <w:tcPr>
            <w:tcW w:w="0" w:type="auto"/>
            <w:tcBorders>
              <w:top w:val="single" w:sz="0" w:space="0" w:color="000000"/>
              <w:left w:val="nil"/>
              <w:bottom w:val="nil"/>
              <w:right w:val="nil"/>
            </w:tcBorders>
            <w:vAlign w:val="bottom"/>
          </w:tcPr>
          <w:p w14:paraId="59A3140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2020</w:t>
            </w:r>
          </w:p>
        </w:tc>
        <w:tc>
          <w:tcPr>
            <w:tcW w:w="0" w:type="auto"/>
            <w:tcBorders>
              <w:top w:val="single" w:sz="0" w:space="0" w:color="000000"/>
              <w:left w:val="nil"/>
              <w:bottom w:val="nil"/>
              <w:right w:val="nil"/>
            </w:tcBorders>
            <w:vAlign w:val="bottom"/>
          </w:tcPr>
          <w:p w14:paraId="6043E55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2021</w:t>
            </w:r>
          </w:p>
        </w:tc>
        <w:tc>
          <w:tcPr>
            <w:tcW w:w="0" w:type="auto"/>
            <w:tcBorders>
              <w:top w:val="single" w:sz="0" w:space="0" w:color="000000"/>
              <w:left w:val="nil"/>
              <w:bottom w:val="nil"/>
              <w:right w:val="nil"/>
            </w:tcBorders>
            <w:vAlign w:val="bottom"/>
          </w:tcPr>
          <w:p w14:paraId="27C35A6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2022</w:t>
            </w:r>
          </w:p>
        </w:tc>
        <w:tc>
          <w:tcPr>
            <w:tcW w:w="0" w:type="auto"/>
            <w:tcBorders>
              <w:top w:val="single" w:sz="0" w:space="0" w:color="000000"/>
              <w:left w:val="nil"/>
              <w:bottom w:val="nil"/>
              <w:right w:val="nil"/>
            </w:tcBorders>
            <w:vAlign w:val="bottom"/>
          </w:tcPr>
          <w:p w14:paraId="0C6F388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2023</w:t>
            </w:r>
          </w:p>
        </w:tc>
        <w:tc>
          <w:tcPr>
            <w:tcW w:w="0" w:type="auto"/>
            <w:tcBorders>
              <w:top w:val="single" w:sz="0" w:space="0" w:color="000000"/>
              <w:left w:val="nil"/>
              <w:bottom w:val="nil"/>
              <w:right w:val="nil"/>
            </w:tcBorders>
            <w:vAlign w:val="bottom"/>
          </w:tcPr>
          <w:p w14:paraId="21D814C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2024</w:t>
            </w:r>
          </w:p>
        </w:tc>
        <w:tc>
          <w:tcPr>
            <w:tcW w:w="0" w:type="auto"/>
            <w:tcBorders>
              <w:top w:val="single" w:sz="0" w:space="0" w:color="000000"/>
              <w:left w:val="nil"/>
              <w:bottom w:val="nil"/>
              <w:right w:val="nil"/>
            </w:tcBorders>
            <w:vAlign w:val="bottom"/>
          </w:tcPr>
          <w:p w14:paraId="79A183D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2025</w:t>
            </w:r>
          </w:p>
        </w:tc>
        <w:tc>
          <w:tcPr>
            <w:tcW w:w="0" w:type="auto"/>
            <w:tcBorders>
              <w:top w:val="single" w:sz="0" w:space="0" w:color="000000"/>
              <w:left w:val="nil"/>
              <w:bottom w:val="nil"/>
              <w:right w:val="nil"/>
            </w:tcBorders>
            <w:vAlign w:val="bottom"/>
          </w:tcPr>
          <w:p w14:paraId="444C74E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Total</w:t>
            </w:r>
          </w:p>
        </w:tc>
      </w:tr>
      <w:tr w:rsidR="00A777F4" w:rsidRPr="0009640A" w14:paraId="27DB6AED" w14:textId="77777777" w:rsidTr="009F287A">
        <w:tc>
          <w:tcPr>
            <w:tcW w:w="0" w:type="auto"/>
            <w:tcBorders>
              <w:top w:val="nil"/>
              <w:left w:val="nil"/>
              <w:bottom w:val="single" w:sz="0" w:space="0" w:color="000000"/>
              <w:right w:val="nil"/>
            </w:tcBorders>
          </w:tcPr>
          <w:p w14:paraId="2039A724"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single" w:sz="0" w:space="0" w:color="000000"/>
              <w:right w:val="nil"/>
            </w:tcBorders>
            <w:vAlign w:val="bottom"/>
          </w:tcPr>
          <w:p w14:paraId="5ECDCA2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(N=1,414)</w:t>
            </w:r>
          </w:p>
        </w:tc>
        <w:tc>
          <w:tcPr>
            <w:tcW w:w="0" w:type="auto"/>
            <w:tcBorders>
              <w:top w:val="nil"/>
              <w:left w:val="nil"/>
              <w:bottom w:val="single" w:sz="0" w:space="0" w:color="000000"/>
              <w:right w:val="nil"/>
            </w:tcBorders>
            <w:vAlign w:val="bottom"/>
          </w:tcPr>
          <w:p w14:paraId="17D0E4E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(N=77,147)</w:t>
            </w:r>
          </w:p>
        </w:tc>
        <w:tc>
          <w:tcPr>
            <w:tcW w:w="0" w:type="auto"/>
            <w:tcBorders>
              <w:top w:val="nil"/>
              <w:left w:val="nil"/>
              <w:bottom w:val="single" w:sz="0" w:space="0" w:color="000000"/>
              <w:right w:val="nil"/>
            </w:tcBorders>
            <w:vAlign w:val="bottom"/>
          </w:tcPr>
          <w:p w14:paraId="43E953B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(N=89,010)</w:t>
            </w:r>
          </w:p>
        </w:tc>
        <w:tc>
          <w:tcPr>
            <w:tcW w:w="0" w:type="auto"/>
            <w:tcBorders>
              <w:top w:val="nil"/>
              <w:left w:val="nil"/>
              <w:bottom w:val="single" w:sz="0" w:space="0" w:color="000000"/>
              <w:right w:val="nil"/>
            </w:tcBorders>
            <w:vAlign w:val="bottom"/>
          </w:tcPr>
          <w:p w14:paraId="693E8F3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(N=96,921)</w:t>
            </w:r>
          </w:p>
        </w:tc>
        <w:tc>
          <w:tcPr>
            <w:tcW w:w="0" w:type="auto"/>
            <w:tcBorders>
              <w:top w:val="nil"/>
              <w:left w:val="nil"/>
              <w:bottom w:val="single" w:sz="0" w:space="0" w:color="000000"/>
              <w:right w:val="nil"/>
            </w:tcBorders>
            <w:vAlign w:val="bottom"/>
          </w:tcPr>
          <w:p w14:paraId="2009201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(N=98,453)</w:t>
            </w:r>
          </w:p>
        </w:tc>
        <w:tc>
          <w:tcPr>
            <w:tcW w:w="0" w:type="auto"/>
            <w:tcBorders>
              <w:top w:val="nil"/>
              <w:left w:val="nil"/>
              <w:bottom w:val="single" w:sz="0" w:space="0" w:color="000000"/>
              <w:right w:val="nil"/>
            </w:tcBorders>
            <w:vAlign w:val="bottom"/>
          </w:tcPr>
          <w:p w14:paraId="1921473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(N=97,952)</w:t>
            </w:r>
          </w:p>
        </w:tc>
        <w:tc>
          <w:tcPr>
            <w:tcW w:w="0" w:type="auto"/>
            <w:tcBorders>
              <w:top w:val="nil"/>
              <w:left w:val="nil"/>
              <w:bottom w:val="single" w:sz="0" w:space="0" w:color="000000"/>
              <w:right w:val="nil"/>
            </w:tcBorders>
            <w:vAlign w:val="bottom"/>
          </w:tcPr>
          <w:p w14:paraId="2CB68EB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(N=95,713)</w:t>
            </w:r>
          </w:p>
        </w:tc>
        <w:tc>
          <w:tcPr>
            <w:tcW w:w="0" w:type="auto"/>
            <w:tcBorders>
              <w:top w:val="nil"/>
              <w:left w:val="nil"/>
              <w:bottom w:val="single" w:sz="0" w:space="0" w:color="000000"/>
              <w:right w:val="nil"/>
            </w:tcBorders>
            <w:vAlign w:val="bottom"/>
          </w:tcPr>
          <w:p w14:paraId="728D7B4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(N=95,661)</w:t>
            </w:r>
          </w:p>
        </w:tc>
        <w:tc>
          <w:tcPr>
            <w:tcW w:w="0" w:type="auto"/>
            <w:tcBorders>
              <w:top w:val="nil"/>
              <w:left w:val="nil"/>
              <w:bottom w:val="single" w:sz="0" w:space="0" w:color="000000"/>
              <w:right w:val="nil"/>
            </w:tcBorders>
            <w:vAlign w:val="bottom"/>
          </w:tcPr>
          <w:p w14:paraId="38BF8EF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(N=652,271)</w:t>
            </w:r>
          </w:p>
        </w:tc>
      </w:tr>
      <w:tr w:rsidR="00A777F4" w:rsidRPr="0009640A" w14:paraId="1CA6614C" w14:textId="77777777" w:rsidTr="009F287A">
        <w:tc>
          <w:tcPr>
            <w:tcW w:w="0" w:type="auto"/>
            <w:tcBorders>
              <w:top w:val="single" w:sz="0" w:space="0" w:color="000000"/>
              <w:left w:val="nil"/>
              <w:bottom w:val="nil"/>
              <w:right w:val="nil"/>
            </w:tcBorders>
            <w:vAlign w:val="bottom"/>
          </w:tcPr>
          <w:p w14:paraId="27A1C27E" w14:textId="1A2EA2F9" w:rsidR="00A777F4" w:rsidRPr="0009640A" w:rsidRDefault="00AD5B73" w:rsidP="00A777F4">
            <w:pPr>
              <w:jc w:val="center"/>
              <w:rPr>
                <w:rFonts w:ascii="Calibri" w:hAnsi="Calibri" w:cs="Calibri"/>
                <w:sz w:val="18"/>
                <w:szCs w:val="18"/>
              </w:rPr>
            </w:pPr>
            <w:r>
              <w:rPr>
                <w:rFonts w:ascii="Calibri" w:hAnsi="Calibri" w:cs="Calibri"/>
                <w:sz w:val="18"/>
                <w:szCs w:val="18"/>
              </w:rPr>
              <w:t>M</w:t>
            </w:r>
            <w:r w:rsidR="00A777F4" w:rsidRPr="0009640A">
              <w:rPr>
                <w:rFonts w:ascii="Calibri" w:hAnsi="Calibri" w:cs="Calibri"/>
                <w:sz w:val="18"/>
                <w:szCs w:val="18"/>
              </w:rPr>
              <w:t>id</w:t>
            </w:r>
            <w:r>
              <w:rPr>
                <w:rFonts w:ascii="Calibri" w:hAnsi="Calibri" w:cs="Calibri"/>
                <w:sz w:val="18"/>
                <w:szCs w:val="18"/>
              </w:rPr>
              <w:t>-</w:t>
            </w:r>
            <w:r w:rsidR="00A777F4" w:rsidRPr="0009640A">
              <w:rPr>
                <w:rFonts w:ascii="Calibri" w:hAnsi="Calibri" w:cs="Calibri"/>
                <w:sz w:val="18"/>
                <w:szCs w:val="18"/>
              </w:rPr>
              <w:t>y</w:t>
            </w:r>
            <w:r>
              <w:rPr>
                <w:rFonts w:ascii="Calibri" w:hAnsi="Calibri" w:cs="Calibri"/>
                <w:sz w:val="18"/>
                <w:szCs w:val="18"/>
              </w:rPr>
              <w:t>ear age</w:t>
            </w:r>
          </w:p>
        </w:tc>
        <w:tc>
          <w:tcPr>
            <w:tcW w:w="0" w:type="auto"/>
            <w:tcBorders>
              <w:top w:val="single" w:sz="0" w:space="0" w:color="000000"/>
              <w:left w:val="nil"/>
              <w:bottom w:val="nil"/>
              <w:right w:val="nil"/>
            </w:tcBorders>
          </w:tcPr>
          <w:p w14:paraId="03AF1EB0"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70390147"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55F2FB99"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65AB11B1"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6ED2AFD4"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23B053E0"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3E8E7598"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7A420B0D" w14:textId="77777777" w:rsidR="00A777F4" w:rsidRPr="0009640A" w:rsidRDefault="00A777F4" w:rsidP="00A777F4">
            <w:pPr>
              <w:jc w:val="center"/>
              <w:rPr>
                <w:rFonts w:ascii="Calibri" w:hAnsi="Calibri" w:cs="Calibri"/>
                <w:sz w:val="18"/>
                <w:szCs w:val="18"/>
              </w:rPr>
            </w:pPr>
          </w:p>
        </w:tc>
        <w:tc>
          <w:tcPr>
            <w:tcW w:w="0" w:type="auto"/>
            <w:tcBorders>
              <w:top w:val="single" w:sz="0" w:space="0" w:color="000000"/>
              <w:left w:val="nil"/>
              <w:bottom w:val="nil"/>
              <w:right w:val="nil"/>
            </w:tcBorders>
          </w:tcPr>
          <w:p w14:paraId="52AEF2D3" w14:textId="77777777" w:rsidR="00A777F4" w:rsidRPr="0009640A" w:rsidRDefault="00A777F4" w:rsidP="00A777F4">
            <w:pPr>
              <w:jc w:val="center"/>
              <w:rPr>
                <w:rFonts w:ascii="Calibri" w:hAnsi="Calibri" w:cs="Calibri"/>
                <w:sz w:val="18"/>
                <w:szCs w:val="18"/>
              </w:rPr>
            </w:pPr>
          </w:p>
        </w:tc>
      </w:tr>
      <w:tr w:rsidR="00A777F4" w:rsidRPr="0009640A" w14:paraId="7F124BDA" w14:textId="77777777" w:rsidTr="009F287A">
        <w:tc>
          <w:tcPr>
            <w:tcW w:w="0" w:type="auto"/>
            <w:tcBorders>
              <w:top w:val="nil"/>
              <w:left w:val="nil"/>
              <w:bottom w:val="nil"/>
              <w:right w:val="nil"/>
            </w:tcBorders>
            <w:vAlign w:val="bottom"/>
          </w:tcPr>
          <w:p w14:paraId="35EF4F84" w14:textId="7E14B583" w:rsidR="00A777F4" w:rsidRPr="0009640A" w:rsidRDefault="00A777F4" w:rsidP="00A777F4">
            <w:pPr>
              <w:jc w:val="center"/>
              <w:rPr>
                <w:rFonts w:ascii="Calibri" w:hAnsi="Calibri" w:cs="Calibri"/>
                <w:sz w:val="18"/>
                <w:szCs w:val="18"/>
              </w:rPr>
            </w:pPr>
            <w:r w:rsidRPr="0009640A">
              <w:rPr>
                <w:rFonts w:ascii="Calibri" w:hAnsi="Calibri" w:cs="Calibri"/>
                <w:sz w:val="18"/>
                <w:szCs w:val="18"/>
              </w:rPr>
              <w:t>&lt;5</w:t>
            </w:r>
          </w:p>
        </w:tc>
        <w:tc>
          <w:tcPr>
            <w:tcW w:w="0" w:type="auto"/>
            <w:tcBorders>
              <w:top w:val="nil"/>
              <w:left w:val="nil"/>
              <w:bottom w:val="nil"/>
              <w:right w:val="nil"/>
            </w:tcBorders>
            <w:vAlign w:val="bottom"/>
          </w:tcPr>
          <w:p w14:paraId="38CA498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280 (19.8%)</w:t>
            </w:r>
          </w:p>
        </w:tc>
        <w:tc>
          <w:tcPr>
            <w:tcW w:w="0" w:type="auto"/>
            <w:tcBorders>
              <w:top w:val="nil"/>
              <w:left w:val="nil"/>
              <w:bottom w:val="nil"/>
              <w:right w:val="nil"/>
            </w:tcBorders>
            <w:vAlign w:val="bottom"/>
          </w:tcPr>
          <w:p w14:paraId="437494D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9,034 (11.7%)</w:t>
            </w:r>
          </w:p>
        </w:tc>
        <w:tc>
          <w:tcPr>
            <w:tcW w:w="0" w:type="auto"/>
            <w:tcBorders>
              <w:top w:val="nil"/>
              <w:left w:val="nil"/>
              <w:bottom w:val="nil"/>
              <w:right w:val="nil"/>
            </w:tcBorders>
            <w:vAlign w:val="bottom"/>
          </w:tcPr>
          <w:p w14:paraId="6A7DF3A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10,500 (11.8%)</w:t>
            </w:r>
          </w:p>
        </w:tc>
        <w:tc>
          <w:tcPr>
            <w:tcW w:w="0" w:type="auto"/>
            <w:tcBorders>
              <w:top w:val="nil"/>
              <w:left w:val="nil"/>
              <w:bottom w:val="nil"/>
              <w:right w:val="nil"/>
            </w:tcBorders>
            <w:vAlign w:val="bottom"/>
          </w:tcPr>
          <w:p w14:paraId="7CF97D2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11,719 (12.1%)</w:t>
            </w:r>
          </w:p>
        </w:tc>
        <w:tc>
          <w:tcPr>
            <w:tcW w:w="0" w:type="auto"/>
            <w:tcBorders>
              <w:top w:val="nil"/>
              <w:left w:val="nil"/>
              <w:bottom w:val="nil"/>
              <w:right w:val="nil"/>
            </w:tcBorders>
            <w:vAlign w:val="bottom"/>
          </w:tcPr>
          <w:p w14:paraId="0A43041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11,835 (12.0%)</w:t>
            </w:r>
          </w:p>
        </w:tc>
        <w:tc>
          <w:tcPr>
            <w:tcW w:w="0" w:type="auto"/>
            <w:tcBorders>
              <w:top w:val="nil"/>
              <w:left w:val="nil"/>
              <w:bottom w:val="nil"/>
              <w:right w:val="nil"/>
            </w:tcBorders>
            <w:vAlign w:val="bottom"/>
          </w:tcPr>
          <w:p w14:paraId="4800550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10,842 (11.1%)</w:t>
            </w:r>
          </w:p>
        </w:tc>
        <w:tc>
          <w:tcPr>
            <w:tcW w:w="0" w:type="auto"/>
            <w:tcBorders>
              <w:top w:val="nil"/>
              <w:left w:val="nil"/>
              <w:bottom w:val="nil"/>
              <w:right w:val="nil"/>
            </w:tcBorders>
            <w:vAlign w:val="bottom"/>
          </w:tcPr>
          <w:p w14:paraId="4FCB88C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9,474 (9.9%)</w:t>
            </w:r>
          </w:p>
        </w:tc>
        <w:tc>
          <w:tcPr>
            <w:tcW w:w="0" w:type="auto"/>
            <w:tcBorders>
              <w:top w:val="nil"/>
              <w:left w:val="nil"/>
              <w:bottom w:val="nil"/>
              <w:right w:val="nil"/>
            </w:tcBorders>
            <w:vAlign w:val="bottom"/>
          </w:tcPr>
          <w:p w14:paraId="4E4ADE7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7,437 (7.8%)</w:t>
            </w:r>
          </w:p>
        </w:tc>
        <w:tc>
          <w:tcPr>
            <w:tcW w:w="0" w:type="auto"/>
            <w:tcBorders>
              <w:top w:val="nil"/>
              <w:left w:val="nil"/>
              <w:bottom w:val="nil"/>
              <w:right w:val="nil"/>
            </w:tcBorders>
            <w:vAlign w:val="bottom"/>
          </w:tcPr>
          <w:p w14:paraId="29460A9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71,121 (10.9%)</w:t>
            </w:r>
          </w:p>
        </w:tc>
      </w:tr>
      <w:tr w:rsidR="00A777F4" w:rsidRPr="0009640A" w14:paraId="13367B0A" w14:textId="77777777" w:rsidTr="009F287A">
        <w:tc>
          <w:tcPr>
            <w:tcW w:w="0" w:type="auto"/>
            <w:tcBorders>
              <w:top w:val="nil"/>
              <w:left w:val="nil"/>
              <w:bottom w:val="nil"/>
              <w:right w:val="nil"/>
            </w:tcBorders>
            <w:vAlign w:val="bottom"/>
          </w:tcPr>
          <w:p w14:paraId="7BF4DF15" w14:textId="7B8462CA"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5-9</w:t>
            </w:r>
          </w:p>
        </w:tc>
        <w:tc>
          <w:tcPr>
            <w:tcW w:w="0" w:type="auto"/>
            <w:tcBorders>
              <w:top w:val="nil"/>
              <w:left w:val="nil"/>
              <w:bottom w:val="nil"/>
              <w:right w:val="nil"/>
            </w:tcBorders>
            <w:vAlign w:val="bottom"/>
          </w:tcPr>
          <w:p w14:paraId="7C1F104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161 (11.4%)</w:t>
            </w:r>
          </w:p>
        </w:tc>
        <w:tc>
          <w:tcPr>
            <w:tcW w:w="0" w:type="auto"/>
            <w:tcBorders>
              <w:top w:val="nil"/>
              <w:left w:val="nil"/>
              <w:bottom w:val="nil"/>
              <w:right w:val="nil"/>
            </w:tcBorders>
            <w:vAlign w:val="bottom"/>
          </w:tcPr>
          <w:p w14:paraId="4EBF6F8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10,195 (13.2%)</w:t>
            </w:r>
          </w:p>
        </w:tc>
        <w:tc>
          <w:tcPr>
            <w:tcW w:w="0" w:type="auto"/>
            <w:tcBorders>
              <w:top w:val="nil"/>
              <w:left w:val="nil"/>
              <w:bottom w:val="nil"/>
              <w:right w:val="nil"/>
            </w:tcBorders>
            <w:vAlign w:val="bottom"/>
          </w:tcPr>
          <w:p w14:paraId="212710E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11,304 (12.7%)</w:t>
            </w:r>
          </w:p>
        </w:tc>
        <w:tc>
          <w:tcPr>
            <w:tcW w:w="0" w:type="auto"/>
            <w:tcBorders>
              <w:top w:val="nil"/>
              <w:left w:val="nil"/>
              <w:bottom w:val="nil"/>
              <w:right w:val="nil"/>
            </w:tcBorders>
            <w:vAlign w:val="bottom"/>
          </w:tcPr>
          <w:p w14:paraId="72C0F703"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11,997 (12.4%)</w:t>
            </w:r>
          </w:p>
        </w:tc>
        <w:tc>
          <w:tcPr>
            <w:tcW w:w="0" w:type="auto"/>
            <w:tcBorders>
              <w:top w:val="nil"/>
              <w:left w:val="nil"/>
              <w:bottom w:val="nil"/>
              <w:right w:val="nil"/>
            </w:tcBorders>
            <w:vAlign w:val="bottom"/>
          </w:tcPr>
          <w:p w14:paraId="6FD120A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11,908 (12.1%)</w:t>
            </w:r>
          </w:p>
        </w:tc>
        <w:tc>
          <w:tcPr>
            <w:tcW w:w="0" w:type="auto"/>
            <w:tcBorders>
              <w:top w:val="nil"/>
              <w:left w:val="nil"/>
              <w:bottom w:val="nil"/>
              <w:right w:val="nil"/>
            </w:tcBorders>
            <w:vAlign w:val="bottom"/>
          </w:tcPr>
          <w:p w14:paraId="44DE9C8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11,669 (11.9%)</w:t>
            </w:r>
          </w:p>
        </w:tc>
        <w:tc>
          <w:tcPr>
            <w:tcW w:w="0" w:type="auto"/>
            <w:tcBorders>
              <w:top w:val="nil"/>
              <w:left w:val="nil"/>
              <w:bottom w:val="nil"/>
              <w:right w:val="nil"/>
            </w:tcBorders>
            <w:vAlign w:val="bottom"/>
          </w:tcPr>
          <w:p w14:paraId="2B27DC9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11,649 (12.2%)</w:t>
            </w:r>
          </w:p>
        </w:tc>
        <w:tc>
          <w:tcPr>
            <w:tcW w:w="0" w:type="auto"/>
            <w:tcBorders>
              <w:top w:val="nil"/>
              <w:left w:val="nil"/>
              <w:bottom w:val="nil"/>
              <w:right w:val="nil"/>
            </w:tcBorders>
            <w:vAlign w:val="bottom"/>
          </w:tcPr>
          <w:p w14:paraId="3346FFE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11,725 (12.3%)</w:t>
            </w:r>
          </w:p>
        </w:tc>
        <w:tc>
          <w:tcPr>
            <w:tcW w:w="0" w:type="auto"/>
            <w:tcBorders>
              <w:top w:val="nil"/>
              <w:left w:val="nil"/>
              <w:bottom w:val="nil"/>
              <w:right w:val="nil"/>
            </w:tcBorders>
            <w:vAlign w:val="bottom"/>
          </w:tcPr>
          <w:p w14:paraId="45D4E3D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80,608 (12.4%)</w:t>
            </w:r>
          </w:p>
        </w:tc>
      </w:tr>
      <w:tr w:rsidR="00A777F4" w:rsidRPr="0009640A" w14:paraId="1ECFD4A0" w14:textId="77777777" w:rsidTr="009F287A">
        <w:tc>
          <w:tcPr>
            <w:tcW w:w="0" w:type="auto"/>
            <w:tcBorders>
              <w:top w:val="nil"/>
              <w:left w:val="nil"/>
              <w:bottom w:val="nil"/>
              <w:right w:val="nil"/>
            </w:tcBorders>
            <w:vAlign w:val="bottom"/>
          </w:tcPr>
          <w:p w14:paraId="2C1AFBBC" w14:textId="20CED77F"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10-14</w:t>
            </w:r>
          </w:p>
        </w:tc>
        <w:tc>
          <w:tcPr>
            <w:tcW w:w="0" w:type="auto"/>
            <w:tcBorders>
              <w:top w:val="nil"/>
              <w:left w:val="nil"/>
              <w:bottom w:val="nil"/>
              <w:right w:val="nil"/>
            </w:tcBorders>
            <w:vAlign w:val="bottom"/>
          </w:tcPr>
          <w:p w14:paraId="2238319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161 (11.4%)</w:t>
            </w:r>
          </w:p>
        </w:tc>
        <w:tc>
          <w:tcPr>
            <w:tcW w:w="0" w:type="auto"/>
            <w:tcBorders>
              <w:top w:val="nil"/>
              <w:left w:val="nil"/>
              <w:bottom w:val="nil"/>
              <w:right w:val="nil"/>
            </w:tcBorders>
            <w:vAlign w:val="bottom"/>
          </w:tcPr>
          <w:p w14:paraId="60D4377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9,555 (12.4%)</w:t>
            </w:r>
          </w:p>
        </w:tc>
        <w:tc>
          <w:tcPr>
            <w:tcW w:w="0" w:type="auto"/>
            <w:tcBorders>
              <w:top w:val="nil"/>
              <w:left w:val="nil"/>
              <w:bottom w:val="nil"/>
              <w:right w:val="nil"/>
            </w:tcBorders>
            <w:vAlign w:val="bottom"/>
          </w:tcPr>
          <w:p w14:paraId="4860AB7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10,672 (12.0%)</w:t>
            </w:r>
          </w:p>
        </w:tc>
        <w:tc>
          <w:tcPr>
            <w:tcW w:w="0" w:type="auto"/>
            <w:tcBorders>
              <w:top w:val="nil"/>
              <w:left w:val="nil"/>
              <w:bottom w:val="nil"/>
              <w:right w:val="nil"/>
            </w:tcBorders>
            <w:vAlign w:val="bottom"/>
          </w:tcPr>
          <w:p w14:paraId="3F9FE3C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11,731 (12.1%)</w:t>
            </w:r>
          </w:p>
        </w:tc>
        <w:tc>
          <w:tcPr>
            <w:tcW w:w="0" w:type="auto"/>
            <w:tcBorders>
              <w:top w:val="nil"/>
              <w:left w:val="nil"/>
              <w:bottom w:val="nil"/>
              <w:right w:val="nil"/>
            </w:tcBorders>
            <w:vAlign w:val="bottom"/>
          </w:tcPr>
          <w:p w14:paraId="73F13AE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12,082 (12.3%)</w:t>
            </w:r>
          </w:p>
        </w:tc>
        <w:tc>
          <w:tcPr>
            <w:tcW w:w="0" w:type="auto"/>
            <w:tcBorders>
              <w:top w:val="nil"/>
              <w:left w:val="nil"/>
              <w:bottom w:val="nil"/>
              <w:right w:val="nil"/>
            </w:tcBorders>
            <w:vAlign w:val="bottom"/>
          </w:tcPr>
          <w:p w14:paraId="086E91C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12,244 (12.5%)</w:t>
            </w:r>
          </w:p>
        </w:tc>
        <w:tc>
          <w:tcPr>
            <w:tcW w:w="0" w:type="auto"/>
            <w:tcBorders>
              <w:top w:val="nil"/>
              <w:left w:val="nil"/>
              <w:bottom w:val="nil"/>
              <w:right w:val="nil"/>
            </w:tcBorders>
            <w:vAlign w:val="bottom"/>
          </w:tcPr>
          <w:p w14:paraId="14DC617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12,141 (12.7%)</w:t>
            </w:r>
          </w:p>
        </w:tc>
        <w:tc>
          <w:tcPr>
            <w:tcW w:w="0" w:type="auto"/>
            <w:tcBorders>
              <w:top w:val="nil"/>
              <w:left w:val="nil"/>
              <w:bottom w:val="nil"/>
              <w:right w:val="nil"/>
            </w:tcBorders>
            <w:vAlign w:val="bottom"/>
          </w:tcPr>
          <w:p w14:paraId="659476C3"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12,086 (12.6%)</w:t>
            </w:r>
          </w:p>
        </w:tc>
        <w:tc>
          <w:tcPr>
            <w:tcW w:w="0" w:type="auto"/>
            <w:tcBorders>
              <w:top w:val="nil"/>
              <w:left w:val="nil"/>
              <w:bottom w:val="nil"/>
              <w:right w:val="nil"/>
            </w:tcBorders>
            <w:vAlign w:val="bottom"/>
          </w:tcPr>
          <w:p w14:paraId="0B9CF0D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80,672 (12.4%)</w:t>
            </w:r>
          </w:p>
        </w:tc>
      </w:tr>
      <w:tr w:rsidR="00A777F4" w:rsidRPr="0009640A" w14:paraId="751CAE2B" w14:textId="77777777" w:rsidTr="009F287A">
        <w:tc>
          <w:tcPr>
            <w:tcW w:w="0" w:type="auto"/>
            <w:tcBorders>
              <w:top w:val="nil"/>
              <w:left w:val="nil"/>
              <w:bottom w:val="nil"/>
              <w:right w:val="nil"/>
            </w:tcBorders>
            <w:vAlign w:val="bottom"/>
          </w:tcPr>
          <w:p w14:paraId="261CCF46" w14:textId="3A2DDD35"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15-19</w:t>
            </w:r>
          </w:p>
        </w:tc>
        <w:tc>
          <w:tcPr>
            <w:tcW w:w="0" w:type="auto"/>
            <w:tcBorders>
              <w:top w:val="nil"/>
              <w:left w:val="nil"/>
              <w:bottom w:val="nil"/>
              <w:right w:val="nil"/>
            </w:tcBorders>
            <w:vAlign w:val="bottom"/>
          </w:tcPr>
          <w:p w14:paraId="3A487F6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173 (12.2%)</w:t>
            </w:r>
          </w:p>
        </w:tc>
        <w:tc>
          <w:tcPr>
            <w:tcW w:w="0" w:type="auto"/>
            <w:tcBorders>
              <w:top w:val="nil"/>
              <w:left w:val="nil"/>
              <w:bottom w:val="nil"/>
              <w:right w:val="nil"/>
            </w:tcBorders>
            <w:vAlign w:val="bottom"/>
          </w:tcPr>
          <w:p w14:paraId="0A4C7D7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9,100 (11.8%)</w:t>
            </w:r>
          </w:p>
        </w:tc>
        <w:tc>
          <w:tcPr>
            <w:tcW w:w="0" w:type="auto"/>
            <w:tcBorders>
              <w:top w:val="nil"/>
              <w:left w:val="nil"/>
              <w:bottom w:val="nil"/>
              <w:right w:val="nil"/>
            </w:tcBorders>
            <w:vAlign w:val="bottom"/>
          </w:tcPr>
          <w:p w14:paraId="337713E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10,144 (11.4%)</w:t>
            </w:r>
          </w:p>
        </w:tc>
        <w:tc>
          <w:tcPr>
            <w:tcW w:w="0" w:type="auto"/>
            <w:tcBorders>
              <w:top w:val="nil"/>
              <w:left w:val="nil"/>
              <w:bottom w:val="nil"/>
              <w:right w:val="nil"/>
            </w:tcBorders>
            <w:vAlign w:val="bottom"/>
          </w:tcPr>
          <w:p w14:paraId="7A43698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10,888 (11.2%)</w:t>
            </w:r>
          </w:p>
        </w:tc>
        <w:tc>
          <w:tcPr>
            <w:tcW w:w="0" w:type="auto"/>
            <w:tcBorders>
              <w:top w:val="nil"/>
              <w:left w:val="nil"/>
              <w:bottom w:val="nil"/>
              <w:right w:val="nil"/>
            </w:tcBorders>
            <w:vAlign w:val="bottom"/>
          </w:tcPr>
          <w:p w14:paraId="0734F78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11,071 (11.2%)</w:t>
            </w:r>
          </w:p>
        </w:tc>
        <w:tc>
          <w:tcPr>
            <w:tcW w:w="0" w:type="auto"/>
            <w:tcBorders>
              <w:top w:val="nil"/>
              <w:left w:val="nil"/>
              <w:bottom w:val="nil"/>
              <w:right w:val="nil"/>
            </w:tcBorders>
            <w:vAlign w:val="bottom"/>
          </w:tcPr>
          <w:p w14:paraId="1608BD9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11,192 (11.4%)</w:t>
            </w:r>
          </w:p>
        </w:tc>
        <w:tc>
          <w:tcPr>
            <w:tcW w:w="0" w:type="auto"/>
            <w:tcBorders>
              <w:top w:val="nil"/>
              <w:left w:val="nil"/>
              <w:bottom w:val="nil"/>
              <w:right w:val="nil"/>
            </w:tcBorders>
            <w:vAlign w:val="bottom"/>
          </w:tcPr>
          <w:p w14:paraId="685E8254"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10,872 (11.4%)</w:t>
            </w:r>
          </w:p>
        </w:tc>
        <w:tc>
          <w:tcPr>
            <w:tcW w:w="0" w:type="auto"/>
            <w:tcBorders>
              <w:top w:val="nil"/>
              <w:left w:val="nil"/>
              <w:bottom w:val="nil"/>
              <w:right w:val="nil"/>
            </w:tcBorders>
            <w:vAlign w:val="bottom"/>
          </w:tcPr>
          <w:p w14:paraId="0CBAB20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11,014 (11.5%)</w:t>
            </w:r>
          </w:p>
        </w:tc>
        <w:tc>
          <w:tcPr>
            <w:tcW w:w="0" w:type="auto"/>
            <w:tcBorders>
              <w:top w:val="nil"/>
              <w:left w:val="nil"/>
              <w:bottom w:val="nil"/>
              <w:right w:val="nil"/>
            </w:tcBorders>
            <w:vAlign w:val="bottom"/>
          </w:tcPr>
          <w:p w14:paraId="714B698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74,454 (11.4%)</w:t>
            </w:r>
          </w:p>
        </w:tc>
      </w:tr>
      <w:tr w:rsidR="00A777F4" w:rsidRPr="0009640A" w14:paraId="56B0F8E5" w14:textId="77777777" w:rsidTr="009F287A">
        <w:tc>
          <w:tcPr>
            <w:tcW w:w="0" w:type="auto"/>
            <w:tcBorders>
              <w:top w:val="nil"/>
              <w:left w:val="nil"/>
              <w:bottom w:val="nil"/>
              <w:right w:val="nil"/>
            </w:tcBorders>
            <w:vAlign w:val="bottom"/>
          </w:tcPr>
          <w:p w14:paraId="68529C22" w14:textId="0C8C0B54"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20-24</w:t>
            </w:r>
          </w:p>
        </w:tc>
        <w:tc>
          <w:tcPr>
            <w:tcW w:w="0" w:type="auto"/>
            <w:tcBorders>
              <w:top w:val="nil"/>
              <w:left w:val="nil"/>
              <w:bottom w:val="nil"/>
              <w:right w:val="nil"/>
            </w:tcBorders>
            <w:vAlign w:val="bottom"/>
          </w:tcPr>
          <w:p w14:paraId="443CAF93"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143 (10.1%)</w:t>
            </w:r>
          </w:p>
        </w:tc>
        <w:tc>
          <w:tcPr>
            <w:tcW w:w="0" w:type="auto"/>
            <w:tcBorders>
              <w:top w:val="nil"/>
              <w:left w:val="nil"/>
              <w:bottom w:val="nil"/>
              <w:right w:val="nil"/>
            </w:tcBorders>
            <w:vAlign w:val="bottom"/>
          </w:tcPr>
          <w:p w14:paraId="6728717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6,741 (8.7%)</w:t>
            </w:r>
          </w:p>
        </w:tc>
        <w:tc>
          <w:tcPr>
            <w:tcW w:w="0" w:type="auto"/>
            <w:tcBorders>
              <w:top w:val="nil"/>
              <w:left w:val="nil"/>
              <w:bottom w:val="nil"/>
              <w:right w:val="nil"/>
            </w:tcBorders>
            <w:vAlign w:val="bottom"/>
          </w:tcPr>
          <w:p w14:paraId="1595E4F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8,371 (9.4%)</w:t>
            </w:r>
          </w:p>
        </w:tc>
        <w:tc>
          <w:tcPr>
            <w:tcW w:w="0" w:type="auto"/>
            <w:tcBorders>
              <w:top w:val="nil"/>
              <w:left w:val="nil"/>
              <w:bottom w:val="nil"/>
              <w:right w:val="nil"/>
            </w:tcBorders>
            <w:vAlign w:val="bottom"/>
          </w:tcPr>
          <w:p w14:paraId="327E499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9,296 (9.6%)</w:t>
            </w:r>
          </w:p>
        </w:tc>
        <w:tc>
          <w:tcPr>
            <w:tcW w:w="0" w:type="auto"/>
            <w:tcBorders>
              <w:top w:val="nil"/>
              <w:left w:val="nil"/>
              <w:bottom w:val="nil"/>
              <w:right w:val="nil"/>
            </w:tcBorders>
            <w:vAlign w:val="bottom"/>
          </w:tcPr>
          <w:p w14:paraId="31DA594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9,586 (9.7%)</w:t>
            </w:r>
          </w:p>
        </w:tc>
        <w:tc>
          <w:tcPr>
            <w:tcW w:w="0" w:type="auto"/>
            <w:tcBorders>
              <w:top w:val="nil"/>
              <w:left w:val="nil"/>
              <w:bottom w:val="nil"/>
              <w:right w:val="nil"/>
            </w:tcBorders>
            <w:vAlign w:val="bottom"/>
          </w:tcPr>
          <w:p w14:paraId="20A106A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9,584 (9.8%)</w:t>
            </w:r>
          </w:p>
        </w:tc>
        <w:tc>
          <w:tcPr>
            <w:tcW w:w="0" w:type="auto"/>
            <w:tcBorders>
              <w:top w:val="nil"/>
              <w:left w:val="nil"/>
              <w:bottom w:val="nil"/>
              <w:right w:val="nil"/>
            </w:tcBorders>
            <w:vAlign w:val="bottom"/>
          </w:tcPr>
          <w:p w14:paraId="5C896ED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9,401 (9.8%)</w:t>
            </w:r>
          </w:p>
        </w:tc>
        <w:tc>
          <w:tcPr>
            <w:tcW w:w="0" w:type="auto"/>
            <w:tcBorders>
              <w:top w:val="nil"/>
              <w:left w:val="nil"/>
              <w:bottom w:val="nil"/>
              <w:right w:val="nil"/>
            </w:tcBorders>
            <w:vAlign w:val="bottom"/>
          </w:tcPr>
          <w:p w14:paraId="1F6EFC9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9,548 (10.0%)</w:t>
            </w:r>
          </w:p>
        </w:tc>
        <w:tc>
          <w:tcPr>
            <w:tcW w:w="0" w:type="auto"/>
            <w:tcBorders>
              <w:top w:val="nil"/>
              <w:left w:val="nil"/>
              <w:bottom w:val="nil"/>
              <w:right w:val="nil"/>
            </w:tcBorders>
            <w:vAlign w:val="bottom"/>
          </w:tcPr>
          <w:p w14:paraId="7FDCDA5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62,670 (9.6%)</w:t>
            </w:r>
          </w:p>
        </w:tc>
      </w:tr>
      <w:tr w:rsidR="00A777F4" w:rsidRPr="0009640A" w14:paraId="15813D92" w14:textId="77777777" w:rsidTr="009F287A">
        <w:tc>
          <w:tcPr>
            <w:tcW w:w="0" w:type="auto"/>
            <w:tcBorders>
              <w:top w:val="nil"/>
              <w:left w:val="nil"/>
              <w:bottom w:val="nil"/>
              <w:right w:val="nil"/>
            </w:tcBorders>
            <w:vAlign w:val="bottom"/>
          </w:tcPr>
          <w:p w14:paraId="5E495982" w14:textId="739B5D85"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25-29</w:t>
            </w:r>
          </w:p>
        </w:tc>
        <w:tc>
          <w:tcPr>
            <w:tcW w:w="0" w:type="auto"/>
            <w:tcBorders>
              <w:top w:val="nil"/>
              <w:left w:val="nil"/>
              <w:bottom w:val="nil"/>
              <w:right w:val="nil"/>
            </w:tcBorders>
            <w:vAlign w:val="bottom"/>
          </w:tcPr>
          <w:p w14:paraId="3EFBB4C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121 (8.6%)</w:t>
            </w:r>
          </w:p>
        </w:tc>
        <w:tc>
          <w:tcPr>
            <w:tcW w:w="0" w:type="auto"/>
            <w:tcBorders>
              <w:top w:val="nil"/>
              <w:left w:val="nil"/>
              <w:bottom w:val="nil"/>
              <w:right w:val="nil"/>
            </w:tcBorders>
            <w:vAlign w:val="bottom"/>
          </w:tcPr>
          <w:p w14:paraId="59532D5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5,862 (7.6%)</w:t>
            </w:r>
          </w:p>
        </w:tc>
        <w:tc>
          <w:tcPr>
            <w:tcW w:w="0" w:type="auto"/>
            <w:tcBorders>
              <w:top w:val="nil"/>
              <w:left w:val="nil"/>
              <w:bottom w:val="nil"/>
              <w:right w:val="nil"/>
            </w:tcBorders>
            <w:vAlign w:val="bottom"/>
          </w:tcPr>
          <w:p w14:paraId="66FFC79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6,698 (7.5%)</w:t>
            </w:r>
          </w:p>
        </w:tc>
        <w:tc>
          <w:tcPr>
            <w:tcW w:w="0" w:type="auto"/>
            <w:tcBorders>
              <w:top w:val="nil"/>
              <w:left w:val="nil"/>
              <w:bottom w:val="nil"/>
              <w:right w:val="nil"/>
            </w:tcBorders>
            <w:vAlign w:val="bottom"/>
          </w:tcPr>
          <w:p w14:paraId="7D98A2E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7,290 (7.5%)</w:t>
            </w:r>
          </w:p>
        </w:tc>
        <w:tc>
          <w:tcPr>
            <w:tcW w:w="0" w:type="auto"/>
            <w:tcBorders>
              <w:top w:val="nil"/>
              <w:left w:val="nil"/>
              <w:bottom w:val="nil"/>
              <w:right w:val="nil"/>
            </w:tcBorders>
            <w:vAlign w:val="bottom"/>
          </w:tcPr>
          <w:p w14:paraId="63AF4B5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7,199 (7.3%)</w:t>
            </w:r>
          </w:p>
        </w:tc>
        <w:tc>
          <w:tcPr>
            <w:tcW w:w="0" w:type="auto"/>
            <w:tcBorders>
              <w:top w:val="nil"/>
              <w:left w:val="nil"/>
              <w:bottom w:val="nil"/>
              <w:right w:val="nil"/>
            </w:tcBorders>
            <w:vAlign w:val="bottom"/>
          </w:tcPr>
          <w:p w14:paraId="56EA4283"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7,129 (7.3%)</w:t>
            </w:r>
          </w:p>
        </w:tc>
        <w:tc>
          <w:tcPr>
            <w:tcW w:w="0" w:type="auto"/>
            <w:tcBorders>
              <w:top w:val="nil"/>
              <w:left w:val="nil"/>
              <w:bottom w:val="nil"/>
              <w:right w:val="nil"/>
            </w:tcBorders>
            <w:vAlign w:val="bottom"/>
          </w:tcPr>
          <w:p w14:paraId="740689B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6,882 (7.2%)</w:t>
            </w:r>
          </w:p>
        </w:tc>
        <w:tc>
          <w:tcPr>
            <w:tcW w:w="0" w:type="auto"/>
            <w:tcBorders>
              <w:top w:val="nil"/>
              <w:left w:val="nil"/>
              <w:bottom w:val="nil"/>
              <w:right w:val="nil"/>
            </w:tcBorders>
            <w:vAlign w:val="bottom"/>
          </w:tcPr>
          <w:p w14:paraId="39DECB9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7,457 (7.8%)</w:t>
            </w:r>
          </w:p>
        </w:tc>
        <w:tc>
          <w:tcPr>
            <w:tcW w:w="0" w:type="auto"/>
            <w:tcBorders>
              <w:top w:val="nil"/>
              <w:left w:val="nil"/>
              <w:bottom w:val="nil"/>
              <w:right w:val="nil"/>
            </w:tcBorders>
            <w:vAlign w:val="bottom"/>
          </w:tcPr>
          <w:p w14:paraId="33350EB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48,638 (7.5%)</w:t>
            </w:r>
          </w:p>
        </w:tc>
      </w:tr>
      <w:tr w:rsidR="00A777F4" w:rsidRPr="0009640A" w14:paraId="0CD00D59" w14:textId="77777777" w:rsidTr="009F287A">
        <w:tc>
          <w:tcPr>
            <w:tcW w:w="0" w:type="auto"/>
            <w:tcBorders>
              <w:top w:val="nil"/>
              <w:left w:val="nil"/>
              <w:bottom w:val="nil"/>
              <w:right w:val="nil"/>
            </w:tcBorders>
            <w:vAlign w:val="bottom"/>
          </w:tcPr>
          <w:p w14:paraId="1A23D665" w14:textId="2A5FA683"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30-34</w:t>
            </w:r>
          </w:p>
        </w:tc>
        <w:tc>
          <w:tcPr>
            <w:tcW w:w="0" w:type="auto"/>
            <w:tcBorders>
              <w:top w:val="nil"/>
              <w:left w:val="nil"/>
              <w:bottom w:val="nil"/>
              <w:right w:val="nil"/>
            </w:tcBorders>
            <w:vAlign w:val="bottom"/>
          </w:tcPr>
          <w:p w14:paraId="6BE497B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89 (6.3%)</w:t>
            </w:r>
          </w:p>
        </w:tc>
        <w:tc>
          <w:tcPr>
            <w:tcW w:w="0" w:type="auto"/>
            <w:tcBorders>
              <w:top w:val="nil"/>
              <w:left w:val="nil"/>
              <w:bottom w:val="nil"/>
              <w:right w:val="nil"/>
            </w:tcBorders>
            <w:vAlign w:val="bottom"/>
          </w:tcPr>
          <w:p w14:paraId="3B9C213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4,379 (5.7%)</w:t>
            </w:r>
          </w:p>
        </w:tc>
        <w:tc>
          <w:tcPr>
            <w:tcW w:w="0" w:type="auto"/>
            <w:tcBorders>
              <w:top w:val="nil"/>
              <w:left w:val="nil"/>
              <w:bottom w:val="nil"/>
              <w:right w:val="nil"/>
            </w:tcBorders>
            <w:vAlign w:val="bottom"/>
          </w:tcPr>
          <w:p w14:paraId="6FB3129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5,610 (6.3%)</w:t>
            </w:r>
          </w:p>
        </w:tc>
        <w:tc>
          <w:tcPr>
            <w:tcW w:w="0" w:type="auto"/>
            <w:tcBorders>
              <w:top w:val="nil"/>
              <w:left w:val="nil"/>
              <w:bottom w:val="nil"/>
              <w:right w:val="nil"/>
            </w:tcBorders>
            <w:vAlign w:val="bottom"/>
          </w:tcPr>
          <w:p w14:paraId="43DC51D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6,171 (6.4%)</w:t>
            </w:r>
          </w:p>
        </w:tc>
        <w:tc>
          <w:tcPr>
            <w:tcW w:w="0" w:type="auto"/>
            <w:tcBorders>
              <w:top w:val="nil"/>
              <w:left w:val="nil"/>
              <w:bottom w:val="nil"/>
              <w:right w:val="nil"/>
            </w:tcBorders>
            <w:vAlign w:val="bottom"/>
          </w:tcPr>
          <w:p w14:paraId="763C870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6,589 (6.7%)</w:t>
            </w:r>
          </w:p>
        </w:tc>
        <w:tc>
          <w:tcPr>
            <w:tcW w:w="0" w:type="auto"/>
            <w:tcBorders>
              <w:top w:val="nil"/>
              <w:left w:val="nil"/>
              <w:bottom w:val="nil"/>
              <w:right w:val="nil"/>
            </w:tcBorders>
            <w:vAlign w:val="bottom"/>
          </w:tcPr>
          <w:p w14:paraId="0B154D9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6,675 (6.8%)</w:t>
            </w:r>
          </w:p>
        </w:tc>
        <w:tc>
          <w:tcPr>
            <w:tcW w:w="0" w:type="auto"/>
            <w:tcBorders>
              <w:top w:val="nil"/>
              <w:left w:val="nil"/>
              <w:bottom w:val="nil"/>
              <w:right w:val="nil"/>
            </w:tcBorders>
            <w:vAlign w:val="bottom"/>
          </w:tcPr>
          <w:p w14:paraId="4B4F8F3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6,555 (6.8%)</w:t>
            </w:r>
          </w:p>
        </w:tc>
        <w:tc>
          <w:tcPr>
            <w:tcW w:w="0" w:type="auto"/>
            <w:tcBorders>
              <w:top w:val="nil"/>
              <w:left w:val="nil"/>
              <w:bottom w:val="nil"/>
              <w:right w:val="nil"/>
            </w:tcBorders>
            <w:vAlign w:val="bottom"/>
          </w:tcPr>
          <w:p w14:paraId="46365BF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6,403 (6.7%)</w:t>
            </w:r>
          </w:p>
        </w:tc>
        <w:tc>
          <w:tcPr>
            <w:tcW w:w="0" w:type="auto"/>
            <w:tcBorders>
              <w:top w:val="nil"/>
              <w:left w:val="nil"/>
              <w:bottom w:val="nil"/>
              <w:right w:val="nil"/>
            </w:tcBorders>
            <w:vAlign w:val="bottom"/>
          </w:tcPr>
          <w:p w14:paraId="2E72FFE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42,471 (6.5%)</w:t>
            </w:r>
          </w:p>
        </w:tc>
      </w:tr>
      <w:tr w:rsidR="00A777F4" w:rsidRPr="0009640A" w14:paraId="147897E1" w14:textId="77777777" w:rsidTr="009F287A">
        <w:tc>
          <w:tcPr>
            <w:tcW w:w="0" w:type="auto"/>
            <w:tcBorders>
              <w:top w:val="nil"/>
              <w:left w:val="nil"/>
              <w:bottom w:val="nil"/>
              <w:right w:val="nil"/>
            </w:tcBorders>
            <w:vAlign w:val="bottom"/>
          </w:tcPr>
          <w:p w14:paraId="249CCD4D" w14:textId="3283B859"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35-39</w:t>
            </w:r>
          </w:p>
        </w:tc>
        <w:tc>
          <w:tcPr>
            <w:tcW w:w="0" w:type="auto"/>
            <w:tcBorders>
              <w:top w:val="nil"/>
              <w:left w:val="nil"/>
              <w:bottom w:val="nil"/>
              <w:right w:val="nil"/>
            </w:tcBorders>
            <w:vAlign w:val="bottom"/>
          </w:tcPr>
          <w:p w14:paraId="2E7CBEC4"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77 (5.4%)</w:t>
            </w:r>
          </w:p>
        </w:tc>
        <w:tc>
          <w:tcPr>
            <w:tcW w:w="0" w:type="auto"/>
            <w:tcBorders>
              <w:top w:val="nil"/>
              <w:left w:val="nil"/>
              <w:bottom w:val="nil"/>
              <w:right w:val="nil"/>
            </w:tcBorders>
            <w:vAlign w:val="bottom"/>
          </w:tcPr>
          <w:p w14:paraId="02AF3D1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4,113 (5.3%)</w:t>
            </w:r>
          </w:p>
        </w:tc>
        <w:tc>
          <w:tcPr>
            <w:tcW w:w="0" w:type="auto"/>
            <w:tcBorders>
              <w:top w:val="nil"/>
              <w:left w:val="nil"/>
              <w:bottom w:val="nil"/>
              <w:right w:val="nil"/>
            </w:tcBorders>
            <w:vAlign w:val="bottom"/>
          </w:tcPr>
          <w:p w14:paraId="17C79E0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4,593 (5.2%)</w:t>
            </w:r>
          </w:p>
        </w:tc>
        <w:tc>
          <w:tcPr>
            <w:tcW w:w="0" w:type="auto"/>
            <w:tcBorders>
              <w:top w:val="nil"/>
              <w:left w:val="nil"/>
              <w:bottom w:val="nil"/>
              <w:right w:val="nil"/>
            </w:tcBorders>
            <w:vAlign w:val="bottom"/>
          </w:tcPr>
          <w:p w14:paraId="60066A5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5,082 (5.2%)</w:t>
            </w:r>
          </w:p>
        </w:tc>
        <w:tc>
          <w:tcPr>
            <w:tcW w:w="0" w:type="auto"/>
            <w:tcBorders>
              <w:top w:val="nil"/>
              <w:left w:val="nil"/>
              <w:bottom w:val="nil"/>
              <w:right w:val="nil"/>
            </w:tcBorders>
            <w:vAlign w:val="bottom"/>
          </w:tcPr>
          <w:p w14:paraId="712B008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5,107 (5.2%)</w:t>
            </w:r>
          </w:p>
        </w:tc>
        <w:tc>
          <w:tcPr>
            <w:tcW w:w="0" w:type="auto"/>
            <w:tcBorders>
              <w:top w:val="nil"/>
              <w:left w:val="nil"/>
              <w:bottom w:val="nil"/>
              <w:right w:val="nil"/>
            </w:tcBorders>
            <w:vAlign w:val="bottom"/>
          </w:tcPr>
          <w:p w14:paraId="19C0CC6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5,198 (5.3%)</w:t>
            </w:r>
          </w:p>
        </w:tc>
        <w:tc>
          <w:tcPr>
            <w:tcW w:w="0" w:type="auto"/>
            <w:tcBorders>
              <w:top w:val="nil"/>
              <w:left w:val="nil"/>
              <w:bottom w:val="nil"/>
              <w:right w:val="nil"/>
            </w:tcBorders>
            <w:vAlign w:val="bottom"/>
          </w:tcPr>
          <w:p w14:paraId="146D970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5,213 (5.4%)</w:t>
            </w:r>
          </w:p>
        </w:tc>
        <w:tc>
          <w:tcPr>
            <w:tcW w:w="0" w:type="auto"/>
            <w:tcBorders>
              <w:top w:val="nil"/>
              <w:left w:val="nil"/>
              <w:bottom w:val="nil"/>
              <w:right w:val="nil"/>
            </w:tcBorders>
            <w:vAlign w:val="bottom"/>
          </w:tcPr>
          <w:p w14:paraId="4B48CA8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5,606 (5.9%)</w:t>
            </w:r>
          </w:p>
        </w:tc>
        <w:tc>
          <w:tcPr>
            <w:tcW w:w="0" w:type="auto"/>
            <w:tcBorders>
              <w:top w:val="nil"/>
              <w:left w:val="nil"/>
              <w:bottom w:val="nil"/>
              <w:right w:val="nil"/>
            </w:tcBorders>
            <w:vAlign w:val="bottom"/>
          </w:tcPr>
          <w:p w14:paraId="428F749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34,989 (5.4%)</w:t>
            </w:r>
          </w:p>
        </w:tc>
      </w:tr>
      <w:tr w:rsidR="00A777F4" w:rsidRPr="0009640A" w14:paraId="46AA7D1C" w14:textId="77777777" w:rsidTr="009F287A">
        <w:tc>
          <w:tcPr>
            <w:tcW w:w="0" w:type="auto"/>
            <w:tcBorders>
              <w:top w:val="nil"/>
              <w:left w:val="nil"/>
              <w:bottom w:val="nil"/>
              <w:right w:val="nil"/>
            </w:tcBorders>
            <w:vAlign w:val="bottom"/>
          </w:tcPr>
          <w:p w14:paraId="7167501A" w14:textId="0243F020"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40-44</w:t>
            </w:r>
          </w:p>
        </w:tc>
        <w:tc>
          <w:tcPr>
            <w:tcW w:w="0" w:type="auto"/>
            <w:tcBorders>
              <w:top w:val="nil"/>
              <w:left w:val="nil"/>
              <w:bottom w:val="nil"/>
              <w:right w:val="nil"/>
            </w:tcBorders>
            <w:vAlign w:val="bottom"/>
          </w:tcPr>
          <w:p w14:paraId="2378EC9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51 (3.6%)</w:t>
            </w:r>
          </w:p>
        </w:tc>
        <w:tc>
          <w:tcPr>
            <w:tcW w:w="0" w:type="auto"/>
            <w:tcBorders>
              <w:top w:val="nil"/>
              <w:left w:val="nil"/>
              <w:bottom w:val="nil"/>
              <w:right w:val="nil"/>
            </w:tcBorders>
            <w:vAlign w:val="bottom"/>
          </w:tcPr>
          <w:p w14:paraId="7118E2C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3,272 (4.2%)</w:t>
            </w:r>
          </w:p>
        </w:tc>
        <w:tc>
          <w:tcPr>
            <w:tcW w:w="0" w:type="auto"/>
            <w:tcBorders>
              <w:top w:val="nil"/>
              <w:left w:val="nil"/>
              <w:bottom w:val="nil"/>
              <w:right w:val="nil"/>
            </w:tcBorders>
            <w:vAlign w:val="bottom"/>
          </w:tcPr>
          <w:p w14:paraId="62C0AD2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4,123 (4.6%)</w:t>
            </w:r>
          </w:p>
        </w:tc>
        <w:tc>
          <w:tcPr>
            <w:tcW w:w="0" w:type="auto"/>
            <w:tcBorders>
              <w:top w:val="nil"/>
              <w:left w:val="nil"/>
              <w:bottom w:val="nil"/>
              <w:right w:val="nil"/>
            </w:tcBorders>
            <w:vAlign w:val="bottom"/>
          </w:tcPr>
          <w:p w14:paraId="14C0A33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4,583 (4.7%)</w:t>
            </w:r>
          </w:p>
        </w:tc>
        <w:tc>
          <w:tcPr>
            <w:tcW w:w="0" w:type="auto"/>
            <w:tcBorders>
              <w:top w:val="nil"/>
              <w:left w:val="nil"/>
              <w:bottom w:val="nil"/>
              <w:right w:val="nil"/>
            </w:tcBorders>
            <w:vAlign w:val="bottom"/>
          </w:tcPr>
          <w:p w14:paraId="3D4339B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4,806 (4.9%)</w:t>
            </w:r>
          </w:p>
        </w:tc>
        <w:tc>
          <w:tcPr>
            <w:tcW w:w="0" w:type="auto"/>
            <w:tcBorders>
              <w:top w:val="nil"/>
              <w:left w:val="nil"/>
              <w:bottom w:val="nil"/>
              <w:right w:val="nil"/>
            </w:tcBorders>
            <w:vAlign w:val="bottom"/>
          </w:tcPr>
          <w:p w14:paraId="570A2A8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4,816 (4.9%)</w:t>
            </w:r>
          </w:p>
        </w:tc>
        <w:tc>
          <w:tcPr>
            <w:tcW w:w="0" w:type="auto"/>
            <w:tcBorders>
              <w:top w:val="nil"/>
              <w:left w:val="nil"/>
              <w:bottom w:val="nil"/>
              <w:right w:val="nil"/>
            </w:tcBorders>
            <w:vAlign w:val="bottom"/>
          </w:tcPr>
          <w:p w14:paraId="3C0E38F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4,852 (5.1%)</w:t>
            </w:r>
          </w:p>
        </w:tc>
        <w:tc>
          <w:tcPr>
            <w:tcW w:w="0" w:type="auto"/>
            <w:tcBorders>
              <w:top w:val="nil"/>
              <w:left w:val="nil"/>
              <w:bottom w:val="nil"/>
              <w:right w:val="nil"/>
            </w:tcBorders>
            <w:vAlign w:val="bottom"/>
          </w:tcPr>
          <w:p w14:paraId="08AD016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4,699 (4.9%)</w:t>
            </w:r>
          </w:p>
        </w:tc>
        <w:tc>
          <w:tcPr>
            <w:tcW w:w="0" w:type="auto"/>
            <w:tcBorders>
              <w:top w:val="nil"/>
              <w:left w:val="nil"/>
              <w:bottom w:val="nil"/>
              <w:right w:val="nil"/>
            </w:tcBorders>
            <w:vAlign w:val="bottom"/>
          </w:tcPr>
          <w:p w14:paraId="701A93F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31,202 (4.8%)</w:t>
            </w:r>
          </w:p>
        </w:tc>
      </w:tr>
      <w:tr w:rsidR="00A777F4" w:rsidRPr="0009640A" w14:paraId="10CBB8E5" w14:textId="77777777" w:rsidTr="009F287A">
        <w:tc>
          <w:tcPr>
            <w:tcW w:w="0" w:type="auto"/>
            <w:tcBorders>
              <w:top w:val="nil"/>
              <w:left w:val="nil"/>
              <w:bottom w:val="nil"/>
              <w:right w:val="nil"/>
            </w:tcBorders>
            <w:vAlign w:val="bottom"/>
          </w:tcPr>
          <w:p w14:paraId="158E7F0E" w14:textId="035F9B2D"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45-49</w:t>
            </w:r>
          </w:p>
        </w:tc>
        <w:tc>
          <w:tcPr>
            <w:tcW w:w="0" w:type="auto"/>
            <w:tcBorders>
              <w:top w:val="nil"/>
              <w:left w:val="nil"/>
              <w:bottom w:val="nil"/>
              <w:right w:val="nil"/>
            </w:tcBorders>
            <w:vAlign w:val="bottom"/>
          </w:tcPr>
          <w:p w14:paraId="16ACF46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37 (2.6%)</w:t>
            </w:r>
          </w:p>
        </w:tc>
        <w:tc>
          <w:tcPr>
            <w:tcW w:w="0" w:type="auto"/>
            <w:tcBorders>
              <w:top w:val="nil"/>
              <w:left w:val="nil"/>
              <w:bottom w:val="nil"/>
              <w:right w:val="nil"/>
            </w:tcBorders>
            <w:vAlign w:val="bottom"/>
          </w:tcPr>
          <w:p w14:paraId="042A109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2,979 (3.9%)</w:t>
            </w:r>
          </w:p>
        </w:tc>
        <w:tc>
          <w:tcPr>
            <w:tcW w:w="0" w:type="auto"/>
            <w:tcBorders>
              <w:top w:val="nil"/>
              <w:left w:val="nil"/>
              <w:bottom w:val="nil"/>
              <w:right w:val="nil"/>
            </w:tcBorders>
            <w:vAlign w:val="bottom"/>
          </w:tcPr>
          <w:p w14:paraId="5CCAD7D4"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3,330 (3.7%)</w:t>
            </w:r>
          </w:p>
        </w:tc>
        <w:tc>
          <w:tcPr>
            <w:tcW w:w="0" w:type="auto"/>
            <w:tcBorders>
              <w:top w:val="nil"/>
              <w:left w:val="nil"/>
              <w:bottom w:val="nil"/>
              <w:right w:val="nil"/>
            </w:tcBorders>
            <w:vAlign w:val="bottom"/>
          </w:tcPr>
          <w:p w14:paraId="6CC6C69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3,586 (3.7%)</w:t>
            </w:r>
          </w:p>
        </w:tc>
        <w:tc>
          <w:tcPr>
            <w:tcW w:w="0" w:type="auto"/>
            <w:tcBorders>
              <w:top w:val="nil"/>
              <w:left w:val="nil"/>
              <w:bottom w:val="nil"/>
              <w:right w:val="nil"/>
            </w:tcBorders>
            <w:vAlign w:val="bottom"/>
          </w:tcPr>
          <w:p w14:paraId="20BD823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3,556 (3.6%)</w:t>
            </w:r>
          </w:p>
        </w:tc>
        <w:tc>
          <w:tcPr>
            <w:tcW w:w="0" w:type="auto"/>
            <w:tcBorders>
              <w:top w:val="nil"/>
              <w:left w:val="nil"/>
              <w:bottom w:val="nil"/>
              <w:right w:val="nil"/>
            </w:tcBorders>
            <w:vAlign w:val="bottom"/>
          </w:tcPr>
          <w:p w14:paraId="213A7A3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3,700 (3.8%)</w:t>
            </w:r>
          </w:p>
        </w:tc>
        <w:tc>
          <w:tcPr>
            <w:tcW w:w="0" w:type="auto"/>
            <w:tcBorders>
              <w:top w:val="nil"/>
              <w:left w:val="nil"/>
              <w:bottom w:val="nil"/>
              <w:right w:val="nil"/>
            </w:tcBorders>
            <w:vAlign w:val="bottom"/>
          </w:tcPr>
          <w:p w14:paraId="5B70375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3,786 (4.0%)</w:t>
            </w:r>
          </w:p>
        </w:tc>
        <w:tc>
          <w:tcPr>
            <w:tcW w:w="0" w:type="auto"/>
            <w:tcBorders>
              <w:top w:val="nil"/>
              <w:left w:val="nil"/>
              <w:bottom w:val="nil"/>
              <w:right w:val="nil"/>
            </w:tcBorders>
            <w:vAlign w:val="bottom"/>
          </w:tcPr>
          <w:p w14:paraId="7B082C3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4,202 (4.4%)</w:t>
            </w:r>
          </w:p>
        </w:tc>
        <w:tc>
          <w:tcPr>
            <w:tcW w:w="0" w:type="auto"/>
            <w:tcBorders>
              <w:top w:val="nil"/>
              <w:left w:val="nil"/>
              <w:bottom w:val="nil"/>
              <w:right w:val="nil"/>
            </w:tcBorders>
            <w:vAlign w:val="bottom"/>
          </w:tcPr>
          <w:p w14:paraId="039546D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25,176 (3.9%)</w:t>
            </w:r>
          </w:p>
        </w:tc>
      </w:tr>
      <w:tr w:rsidR="00A777F4" w:rsidRPr="0009640A" w14:paraId="7BCC7665" w14:textId="77777777" w:rsidTr="009F287A">
        <w:tc>
          <w:tcPr>
            <w:tcW w:w="0" w:type="auto"/>
            <w:tcBorders>
              <w:top w:val="nil"/>
              <w:left w:val="nil"/>
              <w:bottom w:val="nil"/>
              <w:right w:val="nil"/>
            </w:tcBorders>
            <w:vAlign w:val="bottom"/>
          </w:tcPr>
          <w:p w14:paraId="7280D64C" w14:textId="05D0AC86"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50-54</w:t>
            </w:r>
          </w:p>
        </w:tc>
        <w:tc>
          <w:tcPr>
            <w:tcW w:w="0" w:type="auto"/>
            <w:tcBorders>
              <w:top w:val="nil"/>
              <w:left w:val="nil"/>
              <w:bottom w:val="nil"/>
              <w:right w:val="nil"/>
            </w:tcBorders>
            <w:vAlign w:val="bottom"/>
          </w:tcPr>
          <w:p w14:paraId="53AA08C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22 (1.6%)</w:t>
            </w:r>
          </w:p>
        </w:tc>
        <w:tc>
          <w:tcPr>
            <w:tcW w:w="0" w:type="auto"/>
            <w:tcBorders>
              <w:top w:val="nil"/>
              <w:left w:val="nil"/>
              <w:bottom w:val="nil"/>
              <w:right w:val="nil"/>
            </w:tcBorders>
            <w:vAlign w:val="bottom"/>
          </w:tcPr>
          <w:p w14:paraId="3D1FE58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2,230 (2.9%)</w:t>
            </w:r>
          </w:p>
        </w:tc>
        <w:tc>
          <w:tcPr>
            <w:tcW w:w="0" w:type="auto"/>
            <w:tcBorders>
              <w:top w:val="nil"/>
              <w:left w:val="nil"/>
              <w:bottom w:val="nil"/>
              <w:right w:val="nil"/>
            </w:tcBorders>
            <w:vAlign w:val="bottom"/>
          </w:tcPr>
          <w:p w14:paraId="0BB46194"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2,776 (3.1%)</w:t>
            </w:r>
          </w:p>
        </w:tc>
        <w:tc>
          <w:tcPr>
            <w:tcW w:w="0" w:type="auto"/>
            <w:tcBorders>
              <w:top w:val="nil"/>
              <w:left w:val="nil"/>
              <w:bottom w:val="nil"/>
              <w:right w:val="nil"/>
            </w:tcBorders>
            <w:vAlign w:val="bottom"/>
          </w:tcPr>
          <w:p w14:paraId="22102AD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3,128 (3.2%)</w:t>
            </w:r>
          </w:p>
        </w:tc>
        <w:tc>
          <w:tcPr>
            <w:tcW w:w="0" w:type="auto"/>
            <w:tcBorders>
              <w:top w:val="nil"/>
              <w:left w:val="nil"/>
              <w:bottom w:val="nil"/>
              <w:right w:val="nil"/>
            </w:tcBorders>
            <w:vAlign w:val="bottom"/>
          </w:tcPr>
          <w:p w14:paraId="6147EC7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3,336 (3.4%)</w:t>
            </w:r>
          </w:p>
        </w:tc>
        <w:tc>
          <w:tcPr>
            <w:tcW w:w="0" w:type="auto"/>
            <w:tcBorders>
              <w:top w:val="nil"/>
              <w:left w:val="nil"/>
              <w:bottom w:val="nil"/>
              <w:right w:val="nil"/>
            </w:tcBorders>
            <w:vAlign w:val="bottom"/>
          </w:tcPr>
          <w:p w14:paraId="1F478F3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3,399 (3.5%)</w:t>
            </w:r>
          </w:p>
        </w:tc>
        <w:tc>
          <w:tcPr>
            <w:tcW w:w="0" w:type="auto"/>
            <w:tcBorders>
              <w:top w:val="nil"/>
              <w:left w:val="nil"/>
              <w:bottom w:val="nil"/>
              <w:right w:val="nil"/>
            </w:tcBorders>
            <w:vAlign w:val="bottom"/>
          </w:tcPr>
          <w:p w14:paraId="174CE4E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3,412 (3.6%)</w:t>
            </w:r>
          </w:p>
        </w:tc>
        <w:tc>
          <w:tcPr>
            <w:tcW w:w="0" w:type="auto"/>
            <w:tcBorders>
              <w:top w:val="nil"/>
              <w:left w:val="nil"/>
              <w:bottom w:val="nil"/>
              <w:right w:val="nil"/>
            </w:tcBorders>
            <w:vAlign w:val="bottom"/>
          </w:tcPr>
          <w:p w14:paraId="7BF5474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3,372 (3.5%)</w:t>
            </w:r>
          </w:p>
        </w:tc>
        <w:tc>
          <w:tcPr>
            <w:tcW w:w="0" w:type="auto"/>
            <w:tcBorders>
              <w:top w:val="nil"/>
              <w:left w:val="nil"/>
              <w:bottom w:val="nil"/>
              <w:right w:val="nil"/>
            </w:tcBorders>
            <w:vAlign w:val="bottom"/>
          </w:tcPr>
          <w:p w14:paraId="0BBD64B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21,675 (3.3%)</w:t>
            </w:r>
          </w:p>
        </w:tc>
      </w:tr>
      <w:tr w:rsidR="00A777F4" w:rsidRPr="0009640A" w14:paraId="5C45F10B" w14:textId="77777777" w:rsidTr="009F287A">
        <w:tc>
          <w:tcPr>
            <w:tcW w:w="0" w:type="auto"/>
            <w:tcBorders>
              <w:top w:val="nil"/>
              <w:left w:val="nil"/>
              <w:bottom w:val="nil"/>
              <w:right w:val="nil"/>
            </w:tcBorders>
            <w:vAlign w:val="bottom"/>
          </w:tcPr>
          <w:p w14:paraId="6DE70550" w14:textId="31774A5E"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55-59</w:t>
            </w:r>
          </w:p>
        </w:tc>
        <w:tc>
          <w:tcPr>
            <w:tcW w:w="0" w:type="auto"/>
            <w:tcBorders>
              <w:top w:val="nil"/>
              <w:left w:val="nil"/>
              <w:bottom w:val="nil"/>
              <w:right w:val="nil"/>
            </w:tcBorders>
            <w:vAlign w:val="bottom"/>
          </w:tcPr>
          <w:p w14:paraId="52C3BB6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22 (1.6%)</w:t>
            </w:r>
          </w:p>
        </w:tc>
        <w:tc>
          <w:tcPr>
            <w:tcW w:w="0" w:type="auto"/>
            <w:tcBorders>
              <w:top w:val="nil"/>
              <w:left w:val="nil"/>
              <w:bottom w:val="nil"/>
              <w:right w:val="nil"/>
            </w:tcBorders>
            <w:vAlign w:val="bottom"/>
          </w:tcPr>
          <w:p w14:paraId="39F8790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1,981 (2.6%)</w:t>
            </w:r>
          </w:p>
        </w:tc>
        <w:tc>
          <w:tcPr>
            <w:tcW w:w="0" w:type="auto"/>
            <w:tcBorders>
              <w:top w:val="nil"/>
              <w:left w:val="nil"/>
              <w:bottom w:val="nil"/>
              <w:right w:val="nil"/>
            </w:tcBorders>
            <w:vAlign w:val="bottom"/>
          </w:tcPr>
          <w:p w14:paraId="0C4857B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2,132 (2.4%)</w:t>
            </w:r>
          </w:p>
        </w:tc>
        <w:tc>
          <w:tcPr>
            <w:tcW w:w="0" w:type="auto"/>
            <w:tcBorders>
              <w:top w:val="nil"/>
              <w:left w:val="nil"/>
              <w:bottom w:val="nil"/>
              <w:right w:val="nil"/>
            </w:tcBorders>
            <w:vAlign w:val="bottom"/>
          </w:tcPr>
          <w:p w14:paraId="4E58D9B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2,267 (2.3%)</w:t>
            </w:r>
          </w:p>
        </w:tc>
        <w:tc>
          <w:tcPr>
            <w:tcW w:w="0" w:type="auto"/>
            <w:tcBorders>
              <w:top w:val="nil"/>
              <w:left w:val="nil"/>
              <w:bottom w:val="nil"/>
              <w:right w:val="nil"/>
            </w:tcBorders>
            <w:vAlign w:val="bottom"/>
          </w:tcPr>
          <w:p w14:paraId="41A55F6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2,194 (2.2%)</w:t>
            </w:r>
          </w:p>
        </w:tc>
        <w:tc>
          <w:tcPr>
            <w:tcW w:w="0" w:type="auto"/>
            <w:tcBorders>
              <w:top w:val="nil"/>
              <w:left w:val="nil"/>
              <w:bottom w:val="nil"/>
              <w:right w:val="nil"/>
            </w:tcBorders>
            <w:vAlign w:val="bottom"/>
          </w:tcPr>
          <w:p w14:paraId="004AD4E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2,328 (2.4%)</w:t>
            </w:r>
          </w:p>
        </w:tc>
        <w:tc>
          <w:tcPr>
            <w:tcW w:w="0" w:type="auto"/>
            <w:tcBorders>
              <w:top w:val="nil"/>
              <w:left w:val="nil"/>
              <w:bottom w:val="nil"/>
              <w:right w:val="nil"/>
            </w:tcBorders>
            <w:vAlign w:val="bottom"/>
          </w:tcPr>
          <w:p w14:paraId="51D688D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2,440 (2.5%)</w:t>
            </w:r>
          </w:p>
        </w:tc>
        <w:tc>
          <w:tcPr>
            <w:tcW w:w="0" w:type="auto"/>
            <w:tcBorders>
              <w:top w:val="nil"/>
              <w:left w:val="nil"/>
              <w:bottom w:val="nil"/>
              <w:right w:val="nil"/>
            </w:tcBorders>
            <w:vAlign w:val="bottom"/>
          </w:tcPr>
          <w:p w14:paraId="2E4D9C8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2,747 (2.9%)</w:t>
            </w:r>
          </w:p>
        </w:tc>
        <w:tc>
          <w:tcPr>
            <w:tcW w:w="0" w:type="auto"/>
            <w:tcBorders>
              <w:top w:val="nil"/>
              <w:left w:val="nil"/>
              <w:bottom w:val="nil"/>
              <w:right w:val="nil"/>
            </w:tcBorders>
            <w:vAlign w:val="bottom"/>
          </w:tcPr>
          <w:p w14:paraId="727A637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16,111 (2.5%)</w:t>
            </w:r>
          </w:p>
        </w:tc>
      </w:tr>
      <w:tr w:rsidR="00A777F4" w:rsidRPr="0009640A" w14:paraId="0E1B53D6" w14:textId="77777777" w:rsidTr="009F287A">
        <w:tc>
          <w:tcPr>
            <w:tcW w:w="0" w:type="auto"/>
            <w:tcBorders>
              <w:top w:val="nil"/>
              <w:left w:val="nil"/>
              <w:bottom w:val="nil"/>
              <w:right w:val="nil"/>
            </w:tcBorders>
            <w:vAlign w:val="bottom"/>
          </w:tcPr>
          <w:p w14:paraId="023D0ABE" w14:textId="486CBD7C"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60-64</w:t>
            </w:r>
          </w:p>
        </w:tc>
        <w:tc>
          <w:tcPr>
            <w:tcW w:w="0" w:type="auto"/>
            <w:tcBorders>
              <w:top w:val="nil"/>
              <w:left w:val="nil"/>
              <w:bottom w:val="nil"/>
              <w:right w:val="nil"/>
            </w:tcBorders>
            <w:vAlign w:val="bottom"/>
          </w:tcPr>
          <w:p w14:paraId="7AD1C30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24 (1.7%)</w:t>
            </w:r>
          </w:p>
        </w:tc>
        <w:tc>
          <w:tcPr>
            <w:tcW w:w="0" w:type="auto"/>
            <w:tcBorders>
              <w:top w:val="nil"/>
              <w:left w:val="nil"/>
              <w:bottom w:val="nil"/>
              <w:right w:val="nil"/>
            </w:tcBorders>
            <w:vAlign w:val="bottom"/>
          </w:tcPr>
          <w:p w14:paraId="5C3409F6"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1,515 (2.0%)</w:t>
            </w:r>
          </w:p>
        </w:tc>
        <w:tc>
          <w:tcPr>
            <w:tcW w:w="0" w:type="auto"/>
            <w:tcBorders>
              <w:top w:val="nil"/>
              <w:left w:val="nil"/>
              <w:bottom w:val="nil"/>
              <w:right w:val="nil"/>
            </w:tcBorders>
            <w:vAlign w:val="bottom"/>
          </w:tcPr>
          <w:p w14:paraId="536EFD1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1,989 (2.2%)</w:t>
            </w:r>
          </w:p>
        </w:tc>
        <w:tc>
          <w:tcPr>
            <w:tcW w:w="0" w:type="auto"/>
            <w:tcBorders>
              <w:top w:val="nil"/>
              <w:left w:val="nil"/>
              <w:bottom w:val="nil"/>
              <w:right w:val="nil"/>
            </w:tcBorders>
            <w:vAlign w:val="bottom"/>
          </w:tcPr>
          <w:p w14:paraId="63F0CD5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2,157 (2.2%)</w:t>
            </w:r>
          </w:p>
        </w:tc>
        <w:tc>
          <w:tcPr>
            <w:tcW w:w="0" w:type="auto"/>
            <w:tcBorders>
              <w:top w:val="nil"/>
              <w:left w:val="nil"/>
              <w:bottom w:val="nil"/>
              <w:right w:val="nil"/>
            </w:tcBorders>
            <w:vAlign w:val="bottom"/>
          </w:tcPr>
          <w:p w14:paraId="2803AA2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2,223 (2.3%)</w:t>
            </w:r>
          </w:p>
        </w:tc>
        <w:tc>
          <w:tcPr>
            <w:tcW w:w="0" w:type="auto"/>
            <w:tcBorders>
              <w:top w:val="nil"/>
              <w:left w:val="nil"/>
              <w:bottom w:val="nil"/>
              <w:right w:val="nil"/>
            </w:tcBorders>
            <w:vAlign w:val="bottom"/>
          </w:tcPr>
          <w:p w14:paraId="2FA4531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2,190 (2.2%)</w:t>
            </w:r>
          </w:p>
        </w:tc>
        <w:tc>
          <w:tcPr>
            <w:tcW w:w="0" w:type="auto"/>
            <w:tcBorders>
              <w:top w:val="nil"/>
              <w:left w:val="nil"/>
              <w:bottom w:val="nil"/>
              <w:right w:val="nil"/>
            </w:tcBorders>
            <w:vAlign w:val="bottom"/>
          </w:tcPr>
          <w:p w14:paraId="4E13A16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2,185 (2.3%)</w:t>
            </w:r>
          </w:p>
        </w:tc>
        <w:tc>
          <w:tcPr>
            <w:tcW w:w="0" w:type="auto"/>
            <w:tcBorders>
              <w:top w:val="nil"/>
              <w:left w:val="nil"/>
              <w:bottom w:val="nil"/>
              <w:right w:val="nil"/>
            </w:tcBorders>
            <w:vAlign w:val="bottom"/>
          </w:tcPr>
          <w:p w14:paraId="622380F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2,063 (2.2%)</w:t>
            </w:r>
          </w:p>
        </w:tc>
        <w:tc>
          <w:tcPr>
            <w:tcW w:w="0" w:type="auto"/>
            <w:tcBorders>
              <w:top w:val="nil"/>
              <w:left w:val="nil"/>
              <w:bottom w:val="nil"/>
              <w:right w:val="nil"/>
            </w:tcBorders>
            <w:vAlign w:val="bottom"/>
          </w:tcPr>
          <w:p w14:paraId="0716BB4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14,346 (2.2%)</w:t>
            </w:r>
          </w:p>
        </w:tc>
      </w:tr>
      <w:tr w:rsidR="00A777F4" w:rsidRPr="0009640A" w14:paraId="6B22377C" w14:textId="77777777" w:rsidTr="009F287A">
        <w:tc>
          <w:tcPr>
            <w:tcW w:w="0" w:type="auto"/>
            <w:tcBorders>
              <w:top w:val="nil"/>
              <w:left w:val="nil"/>
              <w:bottom w:val="nil"/>
              <w:right w:val="nil"/>
            </w:tcBorders>
            <w:vAlign w:val="bottom"/>
          </w:tcPr>
          <w:p w14:paraId="496BDF54" w14:textId="0EAE1FFB"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65-69</w:t>
            </w:r>
          </w:p>
        </w:tc>
        <w:tc>
          <w:tcPr>
            <w:tcW w:w="0" w:type="auto"/>
            <w:tcBorders>
              <w:top w:val="nil"/>
              <w:left w:val="nil"/>
              <w:bottom w:val="nil"/>
              <w:right w:val="nil"/>
            </w:tcBorders>
            <w:vAlign w:val="bottom"/>
          </w:tcPr>
          <w:p w14:paraId="4A63884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 (0.8%)</w:t>
            </w:r>
          </w:p>
        </w:tc>
        <w:tc>
          <w:tcPr>
            <w:tcW w:w="0" w:type="auto"/>
            <w:tcBorders>
              <w:top w:val="nil"/>
              <w:left w:val="nil"/>
              <w:bottom w:val="nil"/>
              <w:right w:val="nil"/>
            </w:tcBorders>
            <w:vAlign w:val="bottom"/>
          </w:tcPr>
          <w:p w14:paraId="676F37A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1,354 (1.8%)</w:t>
            </w:r>
          </w:p>
        </w:tc>
        <w:tc>
          <w:tcPr>
            <w:tcW w:w="0" w:type="auto"/>
            <w:tcBorders>
              <w:top w:val="nil"/>
              <w:left w:val="nil"/>
              <w:bottom w:val="nil"/>
              <w:right w:val="nil"/>
            </w:tcBorders>
            <w:vAlign w:val="bottom"/>
          </w:tcPr>
          <w:p w14:paraId="30B6B5D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1,380 (1.6%)</w:t>
            </w:r>
          </w:p>
        </w:tc>
        <w:tc>
          <w:tcPr>
            <w:tcW w:w="0" w:type="auto"/>
            <w:tcBorders>
              <w:top w:val="nil"/>
              <w:left w:val="nil"/>
              <w:bottom w:val="nil"/>
              <w:right w:val="nil"/>
            </w:tcBorders>
            <w:vAlign w:val="bottom"/>
          </w:tcPr>
          <w:p w14:paraId="6C69FCF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1,481 (1.5%)</w:t>
            </w:r>
          </w:p>
        </w:tc>
        <w:tc>
          <w:tcPr>
            <w:tcW w:w="0" w:type="auto"/>
            <w:tcBorders>
              <w:top w:val="nil"/>
              <w:left w:val="nil"/>
              <w:bottom w:val="nil"/>
              <w:right w:val="nil"/>
            </w:tcBorders>
            <w:vAlign w:val="bottom"/>
          </w:tcPr>
          <w:p w14:paraId="3919D0F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1,504 (1.5%)</w:t>
            </w:r>
          </w:p>
        </w:tc>
        <w:tc>
          <w:tcPr>
            <w:tcW w:w="0" w:type="auto"/>
            <w:tcBorders>
              <w:top w:val="nil"/>
              <w:left w:val="nil"/>
              <w:bottom w:val="nil"/>
              <w:right w:val="nil"/>
            </w:tcBorders>
            <w:vAlign w:val="bottom"/>
          </w:tcPr>
          <w:p w14:paraId="2E717F4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1,562 (1.6%)</w:t>
            </w:r>
          </w:p>
        </w:tc>
        <w:tc>
          <w:tcPr>
            <w:tcW w:w="0" w:type="auto"/>
            <w:tcBorders>
              <w:top w:val="nil"/>
              <w:left w:val="nil"/>
              <w:bottom w:val="nil"/>
              <w:right w:val="nil"/>
            </w:tcBorders>
            <w:vAlign w:val="bottom"/>
          </w:tcPr>
          <w:p w14:paraId="532D66F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1,604 (1.7%)</w:t>
            </w:r>
          </w:p>
        </w:tc>
        <w:tc>
          <w:tcPr>
            <w:tcW w:w="0" w:type="auto"/>
            <w:tcBorders>
              <w:top w:val="nil"/>
              <w:left w:val="nil"/>
              <w:bottom w:val="nil"/>
              <w:right w:val="nil"/>
            </w:tcBorders>
            <w:vAlign w:val="bottom"/>
          </w:tcPr>
          <w:p w14:paraId="0FD40233"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1,873 (2.0%)</w:t>
            </w:r>
          </w:p>
        </w:tc>
        <w:tc>
          <w:tcPr>
            <w:tcW w:w="0" w:type="auto"/>
            <w:tcBorders>
              <w:top w:val="nil"/>
              <w:left w:val="nil"/>
              <w:bottom w:val="nil"/>
              <w:right w:val="nil"/>
            </w:tcBorders>
            <w:vAlign w:val="bottom"/>
          </w:tcPr>
          <w:p w14:paraId="53652AA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10,770 (1.7%)</w:t>
            </w:r>
          </w:p>
        </w:tc>
      </w:tr>
      <w:tr w:rsidR="00A777F4" w:rsidRPr="0009640A" w14:paraId="0643DFEE" w14:textId="77777777" w:rsidTr="009F287A">
        <w:tc>
          <w:tcPr>
            <w:tcW w:w="0" w:type="auto"/>
            <w:tcBorders>
              <w:top w:val="nil"/>
              <w:left w:val="nil"/>
              <w:bottom w:val="nil"/>
              <w:right w:val="nil"/>
            </w:tcBorders>
            <w:vAlign w:val="bottom"/>
          </w:tcPr>
          <w:p w14:paraId="1AB782B1" w14:textId="490DA32B"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70-74</w:t>
            </w:r>
          </w:p>
        </w:tc>
        <w:tc>
          <w:tcPr>
            <w:tcW w:w="0" w:type="auto"/>
            <w:tcBorders>
              <w:top w:val="nil"/>
              <w:left w:val="nil"/>
              <w:bottom w:val="nil"/>
              <w:right w:val="nil"/>
            </w:tcBorders>
            <w:vAlign w:val="bottom"/>
          </w:tcPr>
          <w:p w14:paraId="0D1D707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17 (1.2%)</w:t>
            </w:r>
          </w:p>
        </w:tc>
        <w:tc>
          <w:tcPr>
            <w:tcW w:w="0" w:type="auto"/>
            <w:tcBorders>
              <w:top w:val="nil"/>
              <w:left w:val="nil"/>
              <w:bottom w:val="nil"/>
              <w:right w:val="nil"/>
            </w:tcBorders>
            <w:vAlign w:val="bottom"/>
          </w:tcPr>
          <w:p w14:paraId="3D70F0A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1,369 (1.8%)</w:t>
            </w:r>
          </w:p>
        </w:tc>
        <w:tc>
          <w:tcPr>
            <w:tcW w:w="0" w:type="auto"/>
            <w:tcBorders>
              <w:top w:val="nil"/>
              <w:left w:val="nil"/>
              <w:bottom w:val="nil"/>
              <w:right w:val="nil"/>
            </w:tcBorders>
            <w:vAlign w:val="bottom"/>
          </w:tcPr>
          <w:p w14:paraId="30CD2BE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1,495 (1.7%)</w:t>
            </w:r>
          </w:p>
        </w:tc>
        <w:tc>
          <w:tcPr>
            <w:tcW w:w="0" w:type="auto"/>
            <w:tcBorders>
              <w:top w:val="nil"/>
              <w:left w:val="nil"/>
              <w:bottom w:val="nil"/>
              <w:right w:val="nil"/>
            </w:tcBorders>
            <w:vAlign w:val="bottom"/>
          </w:tcPr>
          <w:p w14:paraId="4A1B2D9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1,490 (1.5%)</w:t>
            </w:r>
          </w:p>
        </w:tc>
        <w:tc>
          <w:tcPr>
            <w:tcW w:w="0" w:type="auto"/>
            <w:tcBorders>
              <w:top w:val="nil"/>
              <w:left w:val="nil"/>
              <w:bottom w:val="nil"/>
              <w:right w:val="nil"/>
            </w:tcBorders>
            <w:vAlign w:val="bottom"/>
          </w:tcPr>
          <w:p w14:paraId="0FAFE0E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1,487 (1.5%)</w:t>
            </w:r>
          </w:p>
        </w:tc>
        <w:tc>
          <w:tcPr>
            <w:tcW w:w="0" w:type="auto"/>
            <w:tcBorders>
              <w:top w:val="nil"/>
              <w:left w:val="nil"/>
              <w:bottom w:val="nil"/>
              <w:right w:val="nil"/>
            </w:tcBorders>
            <w:vAlign w:val="bottom"/>
          </w:tcPr>
          <w:p w14:paraId="6954C85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1,450 (1.5%)</w:t>
            </w:r>
          </w:p>
        </w:tc>
        <w:tc>
          <w:tcPr>
            <w:tcW w:w="0" w:type="auto"/>
            <w:tcBorders>
              <w:top w:val="nil"/>
              <w:left w:val="nil"/>
              <w:bottom w:val="nil"/>
              <w:right w:val="nil"/>
            </w:tcBorders>
            <w:vAlign w:val="bottom"/>
          </w:tcPr>
          <w:p w14:paraId="7496FFE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1,374 (1.4%)</w:t>
            </w:r>
          </w:p>
        </w:tc>
        <w:tc>
          <w:tcPr>
            <w:tcW w:w="0" w:type="auto"/>
            <w:tcBorders>
              <w:top w:val="nil"/>
              <w:left w:val="nil"/>
              <w:bottom w:val="nil"/>
              <w:right w:val="nil"/>
            </w:tcBorders>
            <w:vAlign w:val="bottom"/>
          </w:tcPr>
          <w:p w14:paraId="5FE35D1D"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1,277 (1.3%)</w:t>
            </w:r>
          </w:p>
        </w:tc>
        <w:tc>
          <w:tcPr>
            <w:tcW w:w="0" w:type="auto"/>
            <w:tcBorders>
              <w:top w:val="nil"/>
              <w:left w:val="nil"/>
              <w:bottom w:val="nil"/>
              <w:right w:val="nil"/>
            </w:tcBorders>
            <w:vAlign w:val="bottom"/>
          </w:tcPr>
          <w:p w14:paraId="3077FD7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9,959 (1.5%)</w:t>
            </w:r>
          </w:p>
        </w:tc>
      </w:tr>
      <w:tr w:rsidR="00A777F4" w:rsidRPr="0009640A" w14:paraId="4B967D7D" w14:textId="77777777" w:rsidTr="009F287A">
        <w:tc>
          <w:tcPr>
            <w:tcW w:w="0" w:type="auto"/>
            <w:tcBorders>
              <w:top w:val="nil"/>
              <w:left w:val="nil"/>
              <w:bottom w:val="nil"/>
              <w:right w:val="nil"/>
            </w:tcBorders>
            <w:vAlign w:val="bottom"/>
          </w:tcPr>
          <w:p w14:paraId="74F2602F" w14:textId="2B39914C"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75-79</w:t>
            </w:r>
          </w:p>
        </w:tc>
        <w:tc>
          <w:tcPr>
            <w:tcW w:w="0" w:type="auto"/>
            <w:tcBorders>
              <w:top w:val="nil"/>
              <w:left w:val="nil"/>
              <w:bottom w:val="nil"/>
              <w:right w:val="nil"/>
            </w:tcBorders>
            <w:vAlign w:val="bottom"/>
          </w:tcPr>
          <w:p w14:paraId="1160EA2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 (0.3%)</w:t>
            </w:r>
          </w:p>
        </w:tc>
        <w:tc>
          <w:tcPr>
            <w:tcW w:w="0" w:type="auto"/>
            <w:tcBorders>
              <w:top w:val="nil"/>
              <w:left w:val="nil"/>
              <w:bottom w:val="nil"/>
              <w:right w:val="nil"/>
            </w:tcBorders>
            <w:vAlign w:val="bottom"/>
          </w:tcPr>
          <w:p w14:paraId="4E03B66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1,312 (1.7%)</w:t>
            </w:r>
          </w:p>
        </w:tc>
        <w:tc>
          <w:tcPr>
            <w:tcW w:w="0" w:type="auto"/>
            <w:tcBorders>
              <w:top w:val="nil"/>
              <w:left w:val="nil"/>
              <w:bottom w:val="nil"/>
              <w:right w:val="nil"/>
            </w:tcBorders>
            <w:vAlign w:val="bottom"/>
          </w:tcPr>
          <w:p w14:paraId="7F797E4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1,281 (1.4%)</w:t>
            </w:r>
          </w:p>
        </w:tc>
        <w:tc>
          <w:tcPr>
            <w:tcW w:w="0" w:type="auto"/>
            <w:tcBorders>
              <w:top w:val="nil"/>
              <w:left w:val="nil"/>
              <w:bottom w:val="nil"/>
              <w:right w:val="nil"/>
            </w:tcBorders>
            <w:vAlign w:val="bottom"/>
          </w:tcPr>
          <w:p w14:paraId="72ED98F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1,369 (1.4%)</w:t>
            </w:r>
          </w:p>
        </w:tc>
        <w:tc>
          <w:tcPr>
            <w:tcW w:w="0" w:type="auto"/>
            <w:tcBorders>
              <w:top w:val="nil"/>
              <w:left w:val="nil"/>
              <w:bottom w:val="nil"/>
              <w:right w:val="nil"/>
            </w:tcBorders>
            <w:vAlign w:val="bottom"/>
          </w:tcPr>
          <w:p w14:paraId="20115634"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1,290 (1.3%)</w:t>
            </w:r>
          </w:p>
        </w:tc>
        <w:tc>
          <w:tcPr>
            <w:tcW w:w="0" w:type="auto"/>
            <w:tcBorders>
              <w:top w:val="nil"/>
              <w:left w:val="nil"/>
              <w:bottom w:val="nil"/>
              <w:right w:val="nil"/>
            </w:tcBorders>
            <w:vAlign w:val="bottom"/>
          </w:tcPr>
          <w:p w14:paraId="5424DE1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1,266 (1.3%)</w:t>
            </w:r>
          </w:p>
        </w:tc>
        <w:tc>
          <w:tcPr>
            <w:tcW w:w="0" w:type="auto"/>
            <w:tcBorders>
              <w:top w:val="nil"/>
              <w:left w:val="nil"/>
              <w:bottom w:val="nil"/>
              <w:right w:val="nil"/>
            </w:tcBorders>
            <w:vAlign w:val="bottom"/>
          </w:tcPr>
          <w:p w14:paraId="2568B9A0"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1,239 (1.3%)</w:t>
            </w:r>
          </w:p>
        </w:tc>
        <w:tc>
          <w:tcPr>
            <w:tcW w:w="0" w:type="auto"/>
            <w:tcBorders>
              <w:top w:val="nil"/>
              <w:left w:val="nil"/>
              <w:bottom w:val="nil"/>
              <w:right w:val="nil"/>
            </w:tcBorders>
            <w:vAlign w:val="bottom"/>
          </w:tcPr>
          <w:p w14:paraId="3DA5FB7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1,301 (1.4%)</w:t>
            </w:r>
          </w:p>
        </w:tc>
        <w:tc>
          <w:tcPr>
            <w:tcW w:w="0" w:type="auto"/>
            <w:tcBorders>
              <w:top w:val="nil"/>
              <w:left w:val="nil"/>
              <w:bottom w:val="nil"/>
              <w:right w:val="nil"/>
            </w:tcBorders>
            <w:vAlign w:val="bottom"/>
          </w:tcPr>
          <w:p w14:paraId="23AD54AF"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9,062 (1.4%)</w:t>
            </w:r>
          </w:p>
        </w:tc>
      </w:tr>
      <w:tr w:rsidR="00A777F4" w:rsidRPr="0009640A" w14:paraId="30428BE6" w14:textId="77777777" w:rsidTr="009F287A">
        <w:tc>
          <w:tcPr>
            <w:tcW w:w="0" w:type="auto"/>
            <w:tcBorders>
              <w:top w:val="nil"/>
              <w:left w:val="nil"/>
              <w:bottom w:val="nil"/>
              <w:right w:val="nil"/>
            </w:tcBorders>
            <w:vAlign w:val="bottom"/>
          </w:tcPr>
          <w:p w14:paraId="6758FBED" w14:textId="5A87E0EE" w:rsidR="00A777F4" w:rsidRPr="0009640A" w:rsidRDefault="00A777F4" w:rsidP="00A777F4">
            <w:pPr>
              <w:jc w:val="center"/>
              <w:rPr>
                <w:rFonts w:ascii="Calibri" w:hAnsi="Calibri" w:cs="Calibri"/>
                <w:sz w:val="18"/>
                <w:szCs w:val="18"/>
              </w:rPr>
            </w:pPr>
            <w:r w:rsidRPr="0009640A">
              <w:rPr>
                <w:rFonts w:ascii="Calibri" w:hAnsi="Calibri" w:cs="Calibri"/>
                <w:sz w:val="18"/>
                <w:szCs w:val="18"/>
              </w:rPr>
              <w:t>80+</w:t>
            </w:r>
          </w:p>
        </w:tc>
        <w:tc>
          <w:tcPr>
            <w:tcW w:w="0" w:type="auto"/>
            <w:tcBorders>
              <w:top w:val="nil"/>
              <w:left w:val="nil"/>
              <w:bottom w:val="nil"/>
              <w:right w:val="nil"/>
            </w:tcBorders>
            <w:vAlign w:val="bottom"/>
          </w:tcPr>
          <w:p w14:paraId="5BC592EE"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20 (1.4%)</w:t>
            </w:r>
          </w:p>
        </w:tc>
        <w:tc>
          <w:tcPr>
            <w:tcW w:w="0" w:type="auto"/>
            <w:tcBorders>
              <w:top w:val="nil"/>
              <w:left w:val="nil"/>
              <w:bottom w:val="nil"/>
              <w:right w:val="nil"/>
            </w:tcBorders>
            <w:vAlign w:val="bottom"/>
          </w:tcPr>
          <w:p w14:paraId="45A29A83"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2,156 (2.8%)</w:t>
            </w:r>
          </w:p>
        </w:tc>
        <w:tc>
          <w:tcPr>
            <w:tcW w:w="0" w:type="auto"/>
            <w:tcBorders>
              <w:top w:val="nil"/>
              <w:left w:val="nil"/>
              <w:bottom w:val="nil"/>
              <w:right w:val="nil"/>
            </w:tcBorders>
            <w:vAlign w:val="bottom"/>
          </w:tcPr>
          <w:p w14:paraId="0A0E7C9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2,612 (2.9%)</w:t>
            </w:r>
          </w:p>
        </w:tc>
        <w:tc>
          <w:tcPr>
            <w:tcW w:w="0" w:type="auto"/>
            <w:tcBorders>
              <w:top w:val="nil"/>
              <w:left w:val="nil"/>
              <w:bottom w:val="nil"/>
              <w:right w:val="nil"/>
            </w:tcBorders>
            <w:vAlign w:val="bottom"/>
          </w:tcPr>
          <w:p w14:paraId="68CD8C8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2,686 (2.8%)</w:t>
            </w:r>
          </w:p>
        </w:tc>
        <w:tc>
          <w:tcPr>
            <w:tcW w:w="0" w:type="auto"/>
            <w:tcBorders>
              <w:top w:val="nil"/>
              <w:left w:val="nil"/>
              <w:bottom w:val="nil"/>
              <w:right w:val="nil"/>
            </w:tcBorders>
            <w:vAlign w:val="bottom"/>
          </w:tcPr>
          <w:p w14:paraId="30943C2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2,680 (2.7%)</w:t>
            </w:r>
          </w:p>
        </w:tc>
        <w:tc>
          <w:tcPr>
            <w:tcW w:w="0" w:type="auto"/>
            <w:tcBorders>
              <w:top w:val="nil"/>
              <w:left w:val="nil"/>
              <w:bottom w:val="nil"/>
              <w:right w:val="nil"/>
            </w:tcBorders>
            <w:vAlign w:val="bottom"/>
          </w:tcPr>
          <w:p w14:paraId="41D497B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2,708 (2.8%)</w:t>
            </w:r>
          </w:p>
        </w:tc>
        <w:tc>
          <w:tcPr>
            <w:tcW w:w="0" w:type="auto"/>
            <w:tcBorders>
              <w:top w:val="nil"/>
              <w:left w:val="nil"/>
              <w:bottom w:val="nil"/>
              <w:right w:val="nil"/>
            </w:tcBorders>
            <w:vAlign w:val="bottom"/>
          </w:tcPr>
          <w:p w14:paraId="13CCD80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2,634 (2.8%)</w:t>
            </w:r>
          </w:p>
        </w:tc>
        <w:tc>
          <w:tcPr>
            <w:tcW w:w="0" w:type="auto"/>
            <w:tcBorders>
              <w:top w:val="nil"/>
              <w:left w:val="nil"/>
              <w:bottom w:val="nil"/>
              <w:right w:val="nil"/>
            </w:tcBorders>
            <w:vAlign w:val="bottom"/>
          </w:tcPr>
          <w:p w14:paraId="3488D6F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2,851 (3.0%)</w:t>
            </w:r>
          </w:p>
        </w:tc>
        <w:tc>
          <w:tcPr>
            <w:tcW w:w="0" w:type="auto"/>
            <w:tcBorders>
              <w:top w:val="nil"/>
              <w:left w:val="nil"/>
              <w:bottom w:val="nil"/>
              <w:right w:val="nil"/>
            </w:tcBorders>
            <w:vAlign w:val="bottom"/>
          </w:tcPr>
          <w:p w14:paraId="00AAB731"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18,347 (2.8%)</w:t>
            </w:r>
          </w:p>
        </w:tc>
      </w:tr>
      <w:tr w:rsidR="00A777F4" w:rsidRPr="0009640A" w14:paraId="0E9E5034" w14:textId="77777777" w:rsidTr="009F287A">
        <w:tc>
          <w:tcPr>
            <w:tcW w:w="0" w:type="auto"/>
            <w:tcBorders>
              <w:top w:val="nil"/>
              <w:left w:val="nil"/>
              <w:bottom w:val="nil"/>
              <w:right w:val="nil"/>
            </w:tcBorders>
            <w:vAlign w:val="bottom"/>
          </w:tcPr>
          <w:p w14:paraId="03FDB9C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gender1</w:t>
            </w:r>
          </w:p>
        </w:tc>
        <w:tc>
          <w:tcPr>
            <w:tcW w:w="0" w:type="auto"/>
            <w:tcBorders>
              <w:top w:val="nil"/>
              <w:left w:val="nil"/>
              <w:bottom w:val="nil"/>
              <w:right w:val="nil"/>
            </w:tcBorders>
          </w:tcPr>
          <w:p w14:paraId="37CC76EC"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39FB0E58"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6F621697"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210989C8"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05F778EE"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01E6E994"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129B7F34"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726B965A" w14:textId="77777777" w:rsidR="00A777F4" w:rsidRPr="0009640A" w:rsidRDefault="00A777F4" w:rsidP="00A777F4">
            <w:pPr>
              <w:jc w:val="center"/>
              <w:rPr>
                <w:rFonts w:ascii="Calibri" w:hAnsi="Calibri" w:cs="Calibri"/>
                <w:sz w:val="18"/>
                <w:szCs w:val="18"/>
              </w:rPr>
            </w:pPr>
          </w:p>
        </w:tc>
        <w:tc>
          <w:tcPr>
            <w:tcW w:w="0" w:type="auto"/>
            <w:tcBorders>
              <w:top w:val="nil"/>
              <w:left w:val="nil"/>
              <w:bottom w:val="nil"/>
              <w:right w:val="nil"/>
            </w:tcBorders>
          </w:tcPr>
          <w:p w14:paraId="2473EED6" w14:textId="77777777" w:rsidR="00A777F4" w:rsidRPr="0009640A" w:rsidRDefault="00A777F4" w:rsidP="00A777F4">
            <w:pPr>
              <w:jc w:val="center"/>
              <w:rPr>
                <w:rFonts w:ascii="Calibri" w:hAnsi="Calibri" w:cs="Calibri"/>
                <w:sz w:val="18"/>
                <w:szCs w:val="18"/>
              </w:rPr>
            </w:pPr>
          </w:p>
        </w:tc>
      </w:tr>
      <w:tr w:rsidR="00A777F4" w:rsidRPr="0009640A" w14:paraId="0651FB49" w14:textId="77777777" w:rsidTr="009F287A">
        <w:tc>
          <w:tcPr>
            <w:tcW w:w="0" w:type="auto"/>
            <w:tcBorders>
              <w:top w:val="nil"/>
              <w:left w:val="nil"/>
              <w:bottom w:val="nil"/>
              <w:right w:val="nil"/>
            </w:tcBorders>
            <w:vAlign w:val="bottom"/>
          </w:tcPr>
          <w:p w14:paraId="6A7780CD" w14:textId="29CCFFE0" w:rsidR="00A777F4" w:rsidRPr="0009640A" w:rsidRDefault="00A777F4" w:rsidP="00A777F4">
            <w:pPr>
              <w:jc w:val="center"/>
              <w:rPr>
                <w:rFonts w:ascii="Calibri" w:hAnsi="Calibri" w:cs="Calibri"/>
                <w:sz w:val="18"/>
                <w:szCs w:val="18"/>
              </w:rPr>
            </w:pPr>
            <w:r w:rsidRPr="0009640A">
              <w:rPr>
                <w:rFonts w:ascii="Calibri" w:hAnsi="Calibri" w:cs="Calibri"/>
                <w:sz w:val="18"/>
                <w:szCs w:val="18"/>
              </w:rPr>
              <w:t>F</w:t>
            </w:r>
          </w:p>
        </w:tc>
        <w:tc>
          <w:tcPr>
            <w:tcW w:w="0" w:type="auto"/>
            <w:tcBorders>
              <w:top w:val="nil"/>
              <w:left w:val="nil"/>
              <w:bottom w:val="nil"/>
              <w:right w:val="nil"/>
            </w:tcBorders>
            <w:vAlign w:val="bottom"/>
          </w:tcPr>
          <w:p w14:paraId="0595353B"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753 (53.3%)</w:t>
            </w:r>
          </w:p>
        </w:tc>
        <w:tc>
          <w:tcPr>
            <w:tcW w:w="0" w:type="auto"/>
            <w:tcBorders>
              <w:top w:val="nil"/>
              <w:left w:val="nil"/>
              <w:bottom w:val="nil"/>
              <w:right w:val="nil"/>
            </w:tcBorders>
            <w:vAlign w:val="bottom"/>
          </w:tcPr>
          <w:p w14:paraId="4827DC7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39,074 (50.6%)</w:t>
            </w:r>
          </w:p>
        </w:tc>
        <w:tc>
          <w:tcPr>
            <w:tcW w:w="0" w:type="auto"/>
            <w:tcBorders>
              <w:top w:val="nil"/>
              <w:left w:val="nil"/>
              <w:bottom w:val="nil"/>
              <w:right w:val="nil"/>
            </w:tcBorders>
            <w:vAlign w:val="bottom"/>
          </w:tcPr>
          <w:p w14:paraId="3C41BEB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45,164 (50.7%)</w:t>
            </w:r>
          </w:p>
        </w:tc>
        <w:tc>
          <w:tcPr>
            <w:tcW w:w="0" w:type="auto"/>
            <w:tcBorders>
              <w:top w:val="nil"/>
              <w:left w:val="nil"/>
              <w:bottom w:val="nil"/>
              <w:right w:val="nil"/>
            </w:tcBorders>
            <w:vAlign w:val="bottom"/>
          </w:tcPr>
          <w:p w14:paraId="413F15A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49,240 (50.8%)</w:t>
            </w:r>
          </w:p>
        </w:tc>
        <w:tc>
          <w:tcPr>
            <w:tcW w:w="0" w:type="auto"/>
            <w:tcBorders>
              <w:top w:val="nil"/>
              <w:left w:val="nil"/>
              <w:bottom w:val="nil"/>
              <w:right w:val="nil"/>
            </w:tcBorders>
            <w:vAlign w:val="bottom"/>
          </w:tcPr>
          <w:p w14:paraId="2C2E7BF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50,124 (50.9%)</w:t>
            </w:r>
          </w:p>
        </w:tc>
        <w:tc>
          <w:tcPr>
            <w:tcW w:w="0" w:type="auto"/>
            <w:tcBorders>
              <w:top w:val="nil"/>
              <w:left w:val="nil"/>
              <w:bottom w:val="nil"/>
              <w:right w:val="nil"/>
            </w:tcBorders>
            <w:vAlign w:val="bottom"/>
          </w:tcPr>
          <w:p w14:paraId="0E56737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49,813 (50.9%)</w:t>
            </w:r>
          </w:p>
        </w:tc>
        <w:tc>
          <w:tcPr>
            <w:tcW w:w="0" w:type="auto"/>
            <w:tcBorders>
              <w:top w:val="nil"/>
              <w:left w:val="nil"/>
              <w:bottom w:val="nil"/>
              <w:right w:val="nil"/>
            </w:tcBorders>
            <w:vAlign w:val="bottom"/>
          </w:tcPr>
          <w:p w14:paraId="25989A0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48,599 (50.8%)</w:t>
            </w:r>
          </w:p>
        </w:tc>
        <w:tc>
          <w:tcPr>
            <w:tcW w:w="0" w:type="auto"/>
            <w:tcBorders>
              <w:top w:val="nil"/>
              <w:left w:val="nil"/>
              <w:bottom w:val="nil"/>
              <w:right w:val="nil"/>
            </w:tcBorders>
            <w:vAlign w:val="bottom"/>
          </w:tcPr>
          <w:p w14:paraId="6A5A242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48,587 (50.8%)</w:t>
            </w:r>
          </w:p>
        </w:tc>
        <w:tc>
          <w:tcPr>
            <w:tcW w:w="0" w:type="auto"/>
            <w:tcBorders>
              <w:top w:val="nil"/>
              <w:left w:val="nil"/>
              <w:bottom w:val="nil"/>
              <w:right w:val="nil"/>
            </w:tcBorders>
            <w:vAlign w:val="bottom"/>
          </w:tcPr>
          <w:p w14:paraId="1F291687"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331,354 (50.8%)</w:t>
            </w:r>
          </w:p>
        </w:tc>
      </w:tr>
      <w:tr w:rsidR="00A777F4" w:rsidRPr="0009640A" w14:paraId="39A51F2B" w14:textId="77777777" w:rsidTr="009F287A">
        <w:tc>
          <w:tcPr>
            <w:tcW w:w="0" w:type="auto"/>
            <w:tcBorders>
              <w:top w:val="nil"/>
              <w:left w:val="nil"/>
              <w:bottom w:val="single" w:sz="0" w:space="0" w:color="000000"/>
              <w:right w:val="nil"/>
            </w:tcBorders>
            <w:vAlign w:val="bottom"/>
          </w:tcPr>
          <w:p w14:paraId="1221C284" w14:textId="3881000E" w:rsidR="00A777F4" w:rsidRPr="0009640A" w:rsidRDefault="00A777F4" w:rsidP="00A777F4">
            <w:pPr>
              <w:jc w:val="center"/>
              <w:rPr>
                <w:rFonts w:ascii="Calibri" w:hAnsi="Calibri" w:cs="Calibri"/>
                <w:sz w:val="18"/>
                <w:szCs w:val="18"/>
              </w:rPr>
            </w:pPr>
            <w:r w:rsidRPr="0009640A">
              <w:rPr>
                <w:rFonts w:ascii="Calibri" w:hAnsi="Calibri" w:cs="Calibri"/>
                <w:sz w:val="18"/>
                <w:szCs w:val="18"/>
              </w:rPr>
              <w:t>M</w:t>
            </w:r>
          </w:p>
        </w:tc>
        <w:tc>
          <w:tcPr>
            <w:tcW w:w="0" w:type="auto"/>
            <w:tcBorders>
              <w:top w:val="nil"/>
              <w:left w:val="nil"/>
              <w:bottom w:val="single" w:sz="0" w:space="0" w:color="000000"/>
              <w:right w:val="nil"/>
            </w:tcBorders>
            <w:vAlign w:val="bottom"/>
          </w:tcPr>
          <w:p w14:paraId="342FEEC3"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661 (46.7%)</w:t>
            </w:r>
          </w:p>
        </w:tc>
        <w:tc>
          <w:tcPr>
            <w:tcW w:w="0" w:type="auto"/>
            <w:tcBorders>
              <w:top w:val="nil"/>
              <w:left w:val="nil"/>
              <w:bottom w:val="single" w:sz="0" w:space="0" w:color="000000"/>
              <w:right w:val="nil"/>
            </w:tcBorders>
            <w:vAlign w:val="bottom"/>
          </w:tcPr>
          <w:p w14:paraId="2DE77A25"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38,073 (49.4%)</w:t>
            </w:r>
          </w:p>
        </w:tc>
        <w:tc>
          <w:tcPr>
            <w:tcW w:w="0" w:type="auto"/>
            <w:tcBorders>
              <w:top w:val="nil"/>
              <w:left w:val="nil"/>
              <w:bottom w:val="single" w:sz="0" w:space="0" w:color="000000"/>
              <w:right w:val="nil"/>
            </w:tcBorders>
            <w:vAlign w:val="bottom"/>
          </w:tcPr>
          <w:p w14:paraId="2445A5F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43,846 (49.3%)</w:t>
            </w:r>
          </w:p>
        </w:tc>
        <w:tc>
          <w:tcPr>
            <w:tcW w:w="0" w:type="auto"/>
            <w:tcBorders>
              <w:top w:val="nil"/>
              <w:left w:val="nil"/>
              <w:bottom w:val="single" w:sz="0" w:space="0" w:color="000000"/>
              <w:right w:val="nil"/>
            </w:tcBorders>
            <w:vAlign w:val="bottom"/>
          </w:tcPr>
          <w:p w14:paraId="1EFD14B4"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47,681 (49.2%)</w:t>
            </w:r>
          </w:p>
        </w:tc>
        <w:tc>
          <w:tcPr>
            <w:tcW w:w="0" w:type="auto"/>
            <w:tcBorders>
              <w:top w:val="nil"/>
              <w:left w:val="nil"/>
              <w:bottom w:val="single" w:sz="0" w:space="0" w:color="000000"/>
              <w:right w:val="nil"/>
            </w:tcBorders>
            <w:vAlign w:val="bottom"/>
          </w:tcPr>
          <w:p w14:paraId="6E100FA9"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48,329 (49.1%)</w:t>
            </w:r>
          </w:p>
        </w:tc>
        <w:tc>
          <w:tcPr>
            <w:tcW w:w="0" w:type="auto"/>
            <w:tcBorders>
              <w:top w:val="nil"/>
              <w:left w:val="nil"/>
              <w:bottom w:val="single" w:sz="0" w:space="0" w:color="000000"/>
              <w:right w:val="nil"/>
            </w:tcBorders>
            <w:vAlign w:val="bottom"/>
          </w:tcPr>
          <w:p w14:paraId="7935B12A"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48,139 (49.1%)</w:t>
            </w:r>
          </w:p>
        </w:tc>
        <w:tc>
          <w:tcPr>
            <w:tcW w:w="0" w:type="auto"/>
            <w:tcBorders>
              <w:top w:val="nil"/>
              <w:left w:val="nil"/>
              <w:bottom w:val="single" w:sz="0" w:space="0" w:color="000000"/>
              <w:right w:val="nil"/>
            </w:tcBorders>
            <w:vAlign w:val="bottom"/>
          </w:tcPr>
          <w:p w14:paraId="1BDA9252"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47,114 (49.2%)</w:t>
            </w:r>
          </w:p>
        </w:tc>
        <w:tc>
          <w:tcPr>
            <w:tcW w:w="0" w:type="auto"/>
            <w:tcBorders>
              <w:top w:val="nil"/>
              <w:left w:val="nil"/>
              <w:bottom w:val="single" w:sz="0" w:space="0" w:color="000000"/>
              <w:right w:val="nil"/>
            </w:tcBorders>
            <w:vAlign w:val="bottom"/>
          </w:tcPr>
          <w:p w14:paraId="2B2C0338"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47,074 (49.2%)</w:t>
            </w:r>
          </w:p>
        </w:tc>
        <w:tc>
          <w:tcPr>
            <w:tcW w:w="0" w:type="auto"/>
            <w:tcBorders>
              <w:top w:val="nil"/>
              <w:left w:val="nil"/>
              <w:bottom w:val="single" w:sz="0" w:space="0" w:color="000000"/>
              <w:right w:val="nil"/>
            </w:tcBorders>
            <w:vAlign w:val="bottom"/>
          </w:tcPr>
          <w:p w14:paraId="5284545C" w14:textId="77777777" w:rsidR="00A777F4" w:rsidRPr="0009640A" w:rsidRDefault="00A777F4" w:rsidP="00A777F4">
            <w:pPr>
              <w:jc w:val="center"/>
              <w:rPr>
                <w:rFonts w:ascii="Calibri" w:hAnsi="Calibri" w:cs="Calibri"/>
                <w:sz w:val="18"/>
                <w:szCs w:val="18"/>
              </w:rPr>
            </w:pPr>
            <w:r w:rsidRPr="0009640A">
              <w:rPr>
                <w:rFonts w:ascii="Calibri" w:hAnsi="Calibri" w:cs="Calibri"/>
                <w:sz w:val="18"/>
                <w:szCs w:val="18"/>
              </w:rPr>
              <w:t>320,917 (49.2%)</w:t>
            </w:r>
          </w:p>
        </w:tc>
      </w:tr>
    </w:tbl>
    <w:p w14:paraId="0EA994FB" w14:textId="77777777" w:rsidR="00A777F4" w:rsidRPr="00A777F4" w:rsidRDefault="00A777F4" w:rsidP="00A777F4">
      <w:pPr>
        <w:jc w:val="center"/>
        <w:rPr>
          <w:rFonts w:ascii="Times New Roman" w:hAnsi="Times New Roman" w:cs="Times New Roman"/>
        </w:rPr>
      </w:pPr>
    </w:p>
    <w:p w14:paraId="3BB87570" w14:textId="77777777" w:rsidR="00A777F4" w:rsidRPr="00A777F4" w:rsidRDefault="00A777F4" w:rsidP="00A777F4">
      <w:pPr>
        <w:jc w:val="center"/>
        <w:rPr>
          <w:rFonts w:ascii="Times New Roman" w:hAnsi="Times New Roman" w:cs="Times New Roman"/>
        </w:rPr>
      </w:pPr>
    </w:p>
    <w:p w14:paraId="380BFBE2" w14:textId="3EAC6DC5" w:rsidR="00A777F4" w:rsidRPr="00A777F4" w:rsidRDefault="00A777F4" w:rsidP="00A777F4">
      <w:pPr>
        <w:jc w:val="center"/>
        <w:rPr>
          <w:rFonts w:ascii="Times New Roman" w:hAnsi="Times New Roman" w:cs="Times New Roman"/>
        </w:rPr>
      </w:pPr>
    </w:p>
    <w:p w14:paraId="3ECADC27" w14:textId="2550EE94" w:rsidR="00A777F4" w:rsidRPr="00A777F4" w:rsidRDefault="00606EDA" w:rsidP="00A777F4">
      <w:pPr>
        <w:jc w:val="center"/>
        <w:rPr>
          <w:rFonts w:ascii="Times New Roman" w:hAnsi="Times New Roman" w:cs="Times New Roman"/>
        </w:rPr>
      </w:pPr>
      <w:r w:rsidRPr="00A777F4">
        <w:rPr>
          <w:rFonts w:ascii="Times New Roman" w:hAnsi="Times New Roman" w:cs="Times New Roman"/>
          <w:lang w:val="en-US"/>
        </w:rPr>
        <w:lastRenderedPageBreak/>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w:t>
      </w:r>
      <w:r>
        <w:rPr>
          <w:rFonts w:ascii="Times New Roman" w:hAnsi="Times New Roman" w:cs="Times New Roman"/>
          <w:lang w:val="en-US"/>
        </w:rPr>
        <w:t>9</w:t>
      </w:r>
      <w:r w:rsidR="00A777F4" w:rsidRPr="00A777F4">
        <w:rPr>
          <w:rFonts w:ascii="Times New Roman" w:hAnsi="Times New Roman" w:cs="Times New Roman"/>
        </w:rPr>
        <w:t>. Population pyramid for Builsa_HDSS2019</w:t>
      </w:r>
      <w:r w:rsidR="00A777F4" w:rsidRPr="00A777F4">
        <w:rPr>
          <w:rFonts w:ascii="Times New Roman" w:hAnsi="Times New Roman" w:cs="Times New Roman"/>
          <w:noProof/>
        </w:rPr>
        <w:drawing>
          <wp:inline distT="0" distB="0" distL="0" distR="0" wp14:anchorId="01DE4FC5" wp14:editId="48A6DAF5">
            <wp:extent cx="5943600" cy="35652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a:stretch>
                      <a:fillRect/>
                    </a:stretch>
                  </pic:blipFill>
                  <pic:spPr>
                    <a:xfrm>
                      <a:off x="0" y="0"/>
                      <a:ext cx="5943600" cy="3565233"/>
                    </a:xfrm>
                    <a:prstGeom prst="rect">
                      <a:avLst/>
                    </a:prstGeom>
                  </pic:spPr>
                </pic:pic>
              </a:graphicData>
            </a:graphic>
          </wp:inline>
        </w:drawing>
      </w:r>
    </w:p>
    <w:p w14:paraId="076C8FD9" w14:textId="46AD060D" w:rsidR="00A777F4" w:rsidRPr="00A777F4" w:rsidRDefault="00606EDA" w:rsidP="00A777F4">
      <w:pPr>
        <w:jc w:val="center"/>
        <w:rPr>
          <w:rFonts w:ascii="Times New Roman" w:hAnsi="Times New Roman" w:cs="Times New Roman"/>
        </w:rPr>
      </w:pPr>
      <w:r w:rsidRPr="00A777F4">
        <w:rPr>
          <w:rFonts w:ascii="Times New Roman" w:hAnsi="Times New Roman" w:cs="Times New Roman"/>
          <w:lang w:val="en-US"/>
        </w:rPr>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A1</w:t>
      </w:r>
      <w:r>
        <w:rPr>
          <w:rFonts w:ascii="Times New Roman" w:hAnsi="Times New Roman" w:cs="Times New Roman"/>
          <w:lang w:val="en-US"/>
        </w:rPr>
        <w:t>0</w:t>
      </w:r>
      <w:r w:rsidR="00A777F4" w:rsidRPr="00A777F4">
        <w:rPr>
          <w:rFonts w:ascii="Times New Roman" w:hAnsi="Times New Roman" w:cs="Times New Roman"/>
        </w:rPr>
        <w:t>. Population pyramid for Builsa_HDSS2020</w:t>
      </w:r>
      <w:r w:rsidR="00A777F4" w:rsidRPr="00A777F4">
        <w:rPr>
          <w:rFonts w:ascii="Times New Roman" w:hAnsi="Times New Roman" w:cs="Times New Roman"/>
          <w:noProof/>
        </w:rPr>
        <w:drawing>
          <wp:inline distT="0" distB="0" distL="0" distR="0" wp14:anchorId="442AD128" wp14:editId="39A6C871">
            <wp:extent cx="5943600" cy="35652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8"/>
                    <a:stretch>
                      <a:fillRect/>
                    </a:stretch>
                  </pic:blipFill>
                  <pic:spPr>
                    <a:xfrm>
                      <a:off x="0" y="0"/>
                      <a:ext cx="5943600" cy="3565233"/>
                    </a:xfrm>
                    <a:prstGeom prst="rect">
                      <a:avLst/>
                    </a:prstGeom>
                  </pic:spPr>
                </pic:pic>
              </a:graphicData>
            </a:graphic>
          </wp:inline>
        </w:drawing>
      </w:r>
    </w:p>
    <w:p w14:paraId="6AD73CD7" w14:textId="58096CDC" w:rsidR="00A777F4" w:rsidRPr="00A777F4" w:rsidRDefault="00606EDA" w:rsidP="00A777F4">
      <w:pPr>
        <w:jc w:val="center"/>
        <w:rPr>
          <w:rFonts w:ascii="Times New Roman" w:hAnsi="Times New Roman" w:cs="Times New Roman"/>
        </w:rPr>
      </w:pPr>
      <w:r w:rsidRPr="00A777F4">
        <w:rPr>
          <w:rFonts w:ascii="Times New Roman" w:hAnsi="Times New Roman" w:cs="Times New Roman"/>
          <w:lang w:val="en-US"/>
        </w:rPr>
        <w:lastRenderedPageBreak/>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A1</w:t>
      </w:r>
      <w:r>
        <w:rPr>
          <w:rFonts w:ascii="Times New Roman" w:hAnsi="Times New Roman" w:cs="Times New Roman"/>
          <w:lang w:val="en-US"/>
        </w:rPr>
        <w:t>1</w:t>
      </w:r>
      <w:r w:rsidR="00A777F4" w:rsidRPr="00A777F4">
        <w:rPr>
          <w:rFonts w:ascii="Times New Roman" w:hAnsi="Times New Roman" w:cs="Times New Roman"/>
        </w:rPr>
        <w:t>. Population pyramid for Builsa_HDSS2021</w:t>
      </w:r>
      <w:r w:rsidR="00A777F4" w:rsidRPr="00A777F4">
        <w:rPr>
          <w:rFonts w:ascii="Times New Roman" w:hAnsi="Times New Roman" w:cs="Times New Roman"/>
          <w:noProof/>
        </w:rPr>
        <w:drawing>
          <wp:inline distT="0" distB="0" distL="0" distR="0" wp14:anchorId="4E6479E1" wp14:editId="7FA49CFA">
            <wp:extent cx="5943600" cy="35652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a:stretch>
                      <a:fillRect/>
                    </a:stretch>
                  </pic:blipFill>
                  <pic:spPr>
                    <a:xfrm>
                      <a:off x="0" y="0"/>
                      <a:ext cx="5943600" cy="3565233"/>
                    </a:xfrm>
                    <a:prstGeom prst="rect">
                      <a:avLst/>
                    </a:prstGeom>
                  </pic:spPr>
                </pic:pic>
              </a:graphicData>
            </a:graphic>
          </wp:inline>
        </w:drawing>
      </w:r>
    </w:p>
    <w:p w14:paraId="5E45E91B" w14:textId="744691D9" w:rsidR="00A777F4" w:rsidRPr="00A777F4" w:rsidRDefault="00606EDA" w:rsidP="00A777F4">
      <w:pPr>
        <w:jc w:val="center"/>
        <w:rPr>
          <w:rFonts w:ascii="Times New Roman" w:hAnsi="Times New Roman" w:cs="Times New Roman"/>
        </w:rPr>
      </w:pPr>
      <w:r w:rsidRPr="00A777F4">
        <w:rPr>
          <w:rFonts w:ascii="Times New Roman" w:hAnsi="Times New Roman" w:cs="Times New Roman"/>
          <w:lang w:val="en-US"/>
        </w:rPr>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A1</w:t>
      </w:r>
      <w:r>
        <w:rPr>
          <w:rFonts w:ascii="Times New Roman" w:hAnsi="Times New Roman" w:cs="Times New Roman"/>
          <w:lang w:val="en-US"/>
        </w:rPr>
        <w:t>2</w:t>
      </w:r>
      <w:r w:rsidR="00A777F4" w:rsidRPr="00A777F4">
        <w:rPr>
          <w:rFonts w:ascii="Times New Roman" w:hAnsi="Times New Roman" w:cs="Times New Roman"/>
        </w:rPr>
        <w:t>. Population pyramid for Builsa_HDSS2022</w:t>
      </w:r>
      <w:r w:rsidR="00A777F4" w:rsidRPr="00A777F4">
        <w:rPr>
          <w:rFonts w:ascii="Times New Roman" w:hAnsi="Times New Roman" w:cs="Times New Roman"/>
          <w:noProof/>
        </w:rPr>
        <w:drawing>
          <wp:inline distT="0" distB="0" distL="0" distR="0" wp14:anchorId="692726C4" wp14:editId="1E072876">
            <wp:extent cx="5943600" cy="35652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stretch>
                      <a:fillRect/>
                    </a:stretch>
                  </pic:blipFill>
                  <pic:spPr>
                    <a:xfrm>
                      <a:off x="0" y="0"/>
                      <a:ext cx="5943600" cy="3565233"/>
                    </a:xfrm>
                    <a:prstGeom prst="rect">
                      <a:avLst/>
                    </a:prstGeom>
                  </pic:spPr>
                </pic:pic>
              </a:graphicData>
            </a:graphic>
          </wp:inline>
        </w:drawing>
      </w:r>
    </w:p>
    <w:p w14:paraId="3B0CAB51" w14:textId="4E492658" w:rsidR="00A777F4" w:rsidRPr="00A777F4" w:rsidRDefault="00606EDA" w:rsidP="00A777F4">
      <w:pPr>
        <w:jc w:val="center"/>
        <w:rPr>
          <w:rFonts w:ascii="Times New Roman" w:hAnsi="Times New Roman" w:cs="Times New Roman"/>
        </w:rPr>
      </w:pPr>
      <w:r w:rsidRPr="00A777F4">
        <w:rPr>
          <w:rFonts w:ascii="Times New Roman" w:hAnsi="Times New Roman" w:cs="Times New Roman"/>
          <w:lang w:val="en-US"/>
        </w:rPr>
        <w:lastRenderedPageBreak/>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A1</w:t>
      </w:r>
      <w:r>
        <w:rPr>
          <w:rFonts w:ascii="Times New Roman" w:hAnsi="Times New Roman" w:cs="Times New Roman"/>
          <w:lang w:val="en-US"/>
        </w:rPr>
        <w:t>3</w:t>
      </w:r>
      <w:r w:rsidR="00A777F4" w:rsidRPr="00A777F4">
        <w:rPr>
          <w:rFonts w:ascii="Times New Roman" w:hAnsi="Times New Roman" w:cs="Times New Roman"/>
        </w:rPr>
        <w:t>. Population pyramid for Builsa_HDSS2023</w:t>
      </w:r>
      <w:r w:rsidR="00A777F4" w:rsidRPr="00A777F4">
        <w:rPr>
          <w:rFonts w:ascii="Times New Roman" w:hAnsi="Times New Roman" w:cs="Times New Roman"/>
          <w:noProof/>
        </w:rPr>
        <w:drawing>
          <wp:inline distT="0" distB="0" distL="0" distR="0" wp14:anchorId="13A808FE" wp14:editId="306DAEBF">
            <wp:extent cx="5943600" cy="3565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stretch>
                      <a:fillRect/>
                    </a:stretch>
                  </pic:blipFill>
                  <pic:spPr>
                    <a:xfrm>
                      <a:off x="0" y="0"/>
                      <a:ext cx="5943600" cy="3565233"/>
                    </a:xfrm>
                    <a:prstGeom prst="rect">
                      <a:avLst/>
                    </a:prstGeom>
                  </pic:spPr>
                </pic:pic>
              </a:graphicData>
            </a:graphic>
          </wp:inline>
        </w:drawing>
      </w:r>
    </w:p>
    <w:p w14:paraId="70151B96" w14:textId="26B2AC7F" w:rsidR="00A777F4" w:rsidRPr="00A777F4" w:rsidRDefault="00606EDA" w:rsidP="00A777F4">
      <w:pPr>
        <w:jc w:val="center"/>
        <w:rPr>
          <w:rFonts w:ascii="Times New Roman" w:hAnsi="Times New Roman" w:cs="Times New Roman"/>
        </w:rPr>
      </w:pPr>
      <w:r w:rsidRPr="00A777F4">
        <w:rPr>
          <w:rFonts w:ascii="Times New Roman" w:hAnsi="Times New Roman" w:cs="Times New Roman"/>
          <w:lang w:val="en-US"/>
        </w:rPr>
        <w:t>Fig</w:t>
      </w:r>
      <w:r>
        <w:rPr>
          <w:rFonts w:ascii="Times New Roman" w:hAnsi="Times New Roman" w:cs="Times New Roman"/>
          <w:lang w:val="en-US"/>
        </w:rPr>
        <w:t>ure</w:t>
      </w:r>
      <w:r w:rsidRPr="00A777F4">
        <w:rPr>
          <w:rFonts w:ascii="Times New Roman" w:hAnsi="Times New Roman" w:cs="Times New Roman"/>
          <w:lang w:val="en-US"/>
        </w:rPr>
        <w:t xml:space="preserve"> </w:t>
      </w:r>
      <w:r>
        <w:rPr>
          <w:rFonts w:ascii="Times New Roman" w:hAnsi="Times New Roman" w:cs="Times New Roman"/>
          <w:lang w:val="en-US"/>
        </w:rPr>
        <w:t>A1</w:t>
      </w:r>
      <w:r>
        <w:rPr>
          <w:rFonts w:ascii="Times New Roman" w:hAnsi="Times New Roman" w:cs="Times New Roman"/>
          <w:lang w:val="en-US"/>
        </w:rPr>
        <w:t>4</w:t>
      </w:r>
      <w:r w:rsidR="00A777F4" w:rsidRPr="00A777F4">
        <w:rPr>
          <w:rFonts w:ascii="Times New Roman" w:hAnsi="Times New Roman" w:cs="Times New Roman"/>
        </w:rPr>
        <w:t>. Population pyramid for Builsa_HDSS2024</w:t>
      </w:r>
      <w:r w:rsidR="00A777F4" w:rsidRPr="00A777F4">
        <w:rPr>
          <w:rFonts w:ascii="Times New Roman" w:hAnsi="Times New Roman" w:cs="Times New Roman"/>
          <w:noProof/>
        </w:rPr>
        <w:drawing>
          <wp:inline distT="0" distB="0" distL="0" distR="0" wp14:anchorId="7AD5B13F" wp14:editId="72FDB23F">
            <wp:extent cx="5943600" cy="35652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2"/>
                    <a:stretch>
                      <a:fillRect/>
                    </a:stretch>
                  </pic:blipFill>
                  <pic:spPr>
                    <a:xfrm>
                      <a:off x="0" y="0"/>
                      <a:ext cx="5943600" cy="3565233"/>
                    </a:xfrm>
                    <a:prstGeom prst="rect">
                      <a:avLst/>
                    </a:prstGeom>
                  </pic:spPr>
                </pic:pic>
              </a:graphicData>
            </a:graphic>
          </wp:inline>
        </w:drawing>
      </w:r>
    </w:p>
    <w:p w14:paraId="3A0A3452" w14:textId="77777777" w:rsidR="00D97D23" w:rsidRPr="00A777F4" w:rsidRDefault="00D97D23" w:rsidP="00A777F4">
      <w:pPr>
        <w:spacing w:line="276" w:lineRule="auto"/>
        <w:jc w:val="center"/>
        <w:rPr>
          <w:rFonts w:ascii="Times New Roman" w:hAnsi="Times New Roman" w:cs="Times New Roman"/>
        </w:rPr>
      </w:pPr>
    </w:p>
    <w:sectPr w:rsidR="00D97D23" w:rsidRPr="00A777F4">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73180" w14:textId="77777777" w:rsidR="00195E88" w:rsidRDefault="00195E88" w:rsidP="0079055C">
      <w:pPr>
        <w:spacing w:after="0" w:line="240" w:lineRule="auto"/>
      </w:pPr>
      <w:r>
        <w:separator/>
      </w:r>
    </w:p>
  </w:endnote>
  <w:endnote w:type="continuationSeparator" w:id="0">
    <w:p w14:paraId="4EB8182D" w14:textId="77777777" w:rsidR="00195E88" w:rsidRDefault="00195E88" w:rsidP="00790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359184"/>
      <w:docPartObj>
        <w:docPartGallery w:val="Page Numbers (Bottom of Page)"/>
        <w:docPartUnique/>
      </w:docPartObj>
    </w:sdtPr>
    <w:sdtEndPr>
      <w:rPr>
        <w:noProof/>
      </w:rPr>
    </w:sdtEndPr>
    <w:sdtContent>
      <w:p w14:paraId="6BAFE61A" w14:textId="2766B4B0" w:rsidR="0079055C" w:rsidRDefault="007905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5CADD" w14:textId="77777777" w:rsidR="0079055C" w:rsidRDefault="00790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ED3B7" w14:textId="77777777" w:rsidR="00195E88" w:rsidRDefault="00195E88" w:rsidP="0079055C">
      <w:pPr>
        <w:spacing w:after="0" w:line="240" w:lineRule="auto"/>
      </w:pPr>
      <w:r>
        <w:separator/>
      </w:r>
    </w:p>
  </w:footnote>
  <w:footnote w:type="continuationSeparator" w:id="0">
    <w:p w14:paraId="072073BF" w14:textId="77777777" w:rsidR="00195E88" w:rsidRDefault="00195E88" w:rsidP="00790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1D4F"/>
    <w:multiLevelType w:val="multilevel"/>
    <w:tmpl w:val="3CEECB1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7000E"/>
    <w:multiLevelType w:val="multilevel"/>
    <w:tmpl w:val="72CC6CA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F0031"/>
    <w:multiLevelType w:val="multilevel"/>
    <w:tmpl w:val="A006A7B4"/>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start w:val="9"/>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73D01"/>
    <w:multiLevelType w:val="hybridMultilevel"/>
    <w:tmpl w:val="4B42A8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4712A1"/>
    <w:multiLevelType w:val="hybridMultilevel"/>
    <w:tmpl w:val="423203CC"/>
    <w:lvl w:ilvl="0" w:tplc="6A5A6CE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A93A8D"/>
    <w:multiLevelType w:val="hybridMultilevel"/>
    <w:tmpl w:val="E3C6A69C"/>
    <w:lvl w:ilvl="0" w:tplc="9AC032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BC7A50"/>
    <w:multiLevelType w:val="multilevel"/>
    <w:tmpl w:val="2C4CD3F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4C3904"/>
    <w:multiLevelType w:val="multilevel"/>
    <w:tmpl w:val="F6023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144B80"/>
    <w:multiLevelType w:val="hybridMultilevel"/>
    <w:tmpl w:val="06C06E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C87872"/>
    <w:multiLevelType w:val="multilevel"/>
    <w:tmpl w:val="1DB0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3F5850"/>
    <w:multiLevelType w:val="multilevel"/>
    <w:tmpl w:val="8264B5C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F9238A"/>
    <w:multiLevelType w:val="multilevel"/>
    <w:tmpl w:val="24B2466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1602B1"/>
    <w:multiLevelType w:val="multilevel"/>
    <w:tmpl w:val="C87A8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75001"/>
    <w:multiLevelType w:val="multilevel"/>
    <w:tmpl w:val="63FC2E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263470"/>
    <w:multiLevelType w:val="hybridMultilevel"/>
    <w:tmpl w:val="1F08B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22659E"/>
    <w:multiLevelType w:val="multilevel"/>
    <w:tmpl w:val="4A3A0F0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342AAD"/>
    <w:multiLevelType w:val="multilevel"/>
    <w:tmpl w:val="E6A27E7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0E4DE8"/>
    <w:multiLevelType w:val="multilevel"/>
    <w:tmpl w:val="FFE82E7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4A7C33"/>
    <w:multiLevelType w:val="hybridMultilevel"/>
    <w:tmpl w:val="C4081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A30C4"/>
    <w:multiLevelType w:val="multilevel"/>
    <w:tmpl w:val="2256B2F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A6001"/>
    <w:multiLevelType w:val="hybridMultilevel"/>
    <w:tmpl w:val="3288F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C20517"/>
    <w:multiLevelType w:val="multilevel"/>
    <w:tmpl w:val="E406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E24067"/>
    <w:multiLevelType w:val="hybridMultilevel"/>
    <w:tmpl w:val="B8D0B188"/>
    <w:lvl w:ilvl="0" w:tplc="5A18CD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754285">
    <w:abstractNumId w:val="21"/>
  </w:num>
  <w:num w:numId="2" w16cid:durableId="747073897">
    <w:abstractNumId w:val="13"/>
  </w:num>
  <w:num w:numId="3" w16cid:durableId="1210074480">
    <w:abstractNumId w:val="9"/>
  </w:num>
  <w:num w:numId="4" w16cid:durableId="1742023739">
    <w:abstractNumId w:val="12"/>
  </w:num>
  <w:num w:numId="5" w16cid:durableId="1737436050">
    <w:abstractNumId w:val="20"/>
  </w:num>
  <w:num w:numId="6" w16cid:durableId="362831068">
    <w:abstractNumId w:val="18"/>
  </w:num>
  <w:num w:numId="7" w16cid:durableId="952635502">
    <w:abstractNumId w:val="14"/>
  </w:num>
  <w:num w:numId="8" w16cid:durableId="6103488">
    <w:abstractNumId w:val="4"/>
  </w:num>
  <w:num w:numId="9" w16cid:durableId="1864787075">
    <w:abstractNumId w:val="22"/>
  </w:num>
  <w:num w:numId="10" w16cid:durableId="1192181876">
    <w:abstractNumId w:val="5"/>
  </w:num>
  <w:num w:numId="11" w16cid:durableId="1813714393">
    <w:abstractNumId w:val="7"/>
  </w:num>
  <w:num w:numId="12" w16cid:durableId="1678728844">
    <w:abstractNumId w:val="2"/>
  </w:num>
  <w:num w:numId="13" w16cid:durableId="571350373">
    <w:abstractNumId w:val="10"/>
  </w:num>
  <w:num w:numId="14" w16cid:durableId="1589118522">
    <w:abstractNumId w:val="15"/>
  </w:num>
  <w:num w:numId="15" w16cid:durableId="1444380166">
    <w:abstractNumId w:val="16"/>
  </w:num>
  <w:num w:numId="16" w16cid:durableId="1300845911">
    <w:abstractNumId w:val="1"/>
  </w:num>
  <w:num w:numId="17" w16cid:durableId="1766922628">
    <w:abstractNumId w:val="11"/>
  </w:num>
  <w:num w:numId="18" w16cid:durableId="938490974">
    <w:abstractNumId w:val="17"/>
  </w:num>
  <w:num w:numId="19" w16cid:durableId="189607388">
    <w:abstractNumId w:val="0"/>
  </w:num>
  <w:num w:numId="20" w16cid:durableId="330378447">
    <w:abstractNumId w:val="6"/>
  </w:num>
  <w:num w:numId="21" w16cid:durableId="861866063">
    <w:abstractNumId w:val="19"/>
  </w:num>
  <w:num w:numId="22" w16cid:durableId="692389754">
    <w:abstractNumId w:val="3"/>
  </w:num>
  <w:num w:numId="23" w16cid:durableId="135321689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imothy Awine">
    <w15:presenceInfo w15:providerId="Windows Live" w15:userId="b4085b86d0b0ff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9"/>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MzMDcxNbcwNjQ1MDFW0lEKTi0uzszPAykwqgUAib9kPCwAAAA="/>
  </w:docVars>
  <w:rsids>
    <w:rsidRoot w:val="00D97D23"/>
    <w:rsid w:val="00002564"/>
    <w:rsid w:val="00007A3F"/>
    <w:rsid w:val="000111A2"/>
    <w:rsid w:val="00014C7A"/>
    <w:rsid w:val="00023035"/>
    <w:rsid w:val="00026095"/>
    <w:rsid w:val="000472C8"/>
    <w:rsid w:val="00051D91"/>
    <w:rsid w:val="0005221E"/>
    <w:rsid w:val="00053499"/>
    <w:rsid w:val="00054861"/>
    <w:rsid w:val="000562D2"/>
    <w:rsid w:val="000717C3"/>
    <w:rsid w:val="00073055"/>
    <w:rsid w:val="000806B5"/>
    <w:rsid w:val="00086764"/>
    <w:rsid w:val="0009640A"/>
    <w:rsid w:val="00096F03"/>
    <w:rsid w:val="000B1409"/>
    <w:rsid w:val="000B607F"/>
    <w:rsid w:val="000C3977"/>
    <w:rsid w:val="000D0307"/>
    <w:rsid w:val="000D04EC"/>
    <w:rsid w:val="000D6FEC"/>
    <w:rsid w:val="000E2F7B"/>
    <w:rsid w:val="000E4BA6"/>
    <w:rsid w:val="000E52D4"/>
    <w:rsid w:val="000F7E64"/>
    <w:rsid w:val="000F7FE0"/>
    <w:rsid w:val="00116C45"/>
    <w:rsid w:val="00117A6C"/>
    <w:rsid w:val="00121C3E"/>
    <w:rsid w:val="00123E8D"/>
    <w:rsid w:val="00135175"/>
    <w:rsid w:val="0013652F"/>
    <w:rsid w:val="001473F1"/>
    <w:rsid w:val="00152636"/>
    <w:rsid w:val="00166EED"/>
    <w:rsid w:val="00173E7B"/>
    <w:rsid w:val="00195E88"/>
    <w:rsid w:val="00196CAB"/>
    <w:rsid w:val="00197383"/>
    <w:rsid w:val="001A081E"/>
    <w:rsid w:val="001A58DC"/>
    <w:rsid w:val="001B0C5D"/>
    <w:rsid w:val="001C3927"/>
    <w:rsid w:val="001C4B38"/>
    <w:rsid w:val="001E1768"/>
    <w:rsid w:val="001E7C17"/>
    <w:rsid w:val="001F74BB"/>
    <w:rsid w:val="00211D62"/>
    <w:rsid w:val="00225170"/>
    <w:rsid w:val="00233376"/>
    <w:rsid w:val="00235981"/>
    <w:rsid w:val="002366F8"/>
    <w:rsid w:val="00275273"/>
    <w:rsid w:val="00276423"/>
    <w:rsid w:val="0027653C"/>
    <w:rsid w:val="0028062E"/>
    <w:rsid w:val="00280D25"/>
    <w:rsid w:val="00283822"/>
    <w:rsid w:val="00286753"/>
    <w:rsid w:val="00295400"/>
    <w:rsid w:val="002A3B2A"/>
    <w:rsid w:val="002B23C5"/>
    <w:rsid w:val="002B5484"/>
    <w:rsid w:val="002C377F"/>
    <w:rsid w:val="002E2BCE"/>
    <w:rsid w:val="003107F4"/>
    <w:rsid w:val="00312702"/>
    <w:rsid w:val="00323867"/>
    <w:rsid w:val="003276FF"/>
    <w:rsid w:val="00336E14"/>
    <w:rsid w:val="00345812"/>
    <w:rsid w:val="003516CF"/>
    <w:rsid w:val="00353891"/>
    <w:rsid w:val="00355FF3"/>
    <w:rsid w:val="00363E4C"/>
    <w:rsid w:val="003673B3"/>
    <w:rsid w:val="00371BD2"/>
    <w:rsid w:val="00375EFE"/>
    <w:rsid w:val="003A148C"/>
    <w:rsid w:val="003A3938"/>
    <w:rsid w:val="003A483C"/>
    <w:rsid w:val="003B6CFB"/>
    <w:rsid w:val="003C06BA"/>
    <w:rsid w:val="003C2235"/>
    <w:rsid w:val="003C455D"/>
    <w:rsid w:val="003C7AA4"/>
    <w:rsid w:val="003E53BC"/>
    <w:rsid w:val="003E7AD9"/>
    <w:rsid w:val="003F2AB6"/>
    <w:rsid w:val="003F5706"/>
    <w:rsid w:val="00406017"/>
    <w:rsid w:val="00407D4A"/>
    <w:rsid w:val="0041075A"/>
    <w:rsid w:val="00410DB7"/>
    <w:rsid w:val="0042204C"/>
    <w:rsid w:val="0043124E"/>
    <w:rsid w:val="00442111"/>
    <w:rsid w:val="00442911"/>
    <w:rsid w:val="00456C7F"/>
    <w:rsid w:val="00460E62"/>
    <w:rsid w:val="0046110D"/>
    <w:rsid w:val="00466249"/>
    <w:rsid w:val="004740E0"/>
    <w:rsid w:val="00476F1C"/>
    <w:rsid w:val="004810DD"/>
    <w:rsid w:val="004A262E"/>
    <w:rsid w:val="004A67B6"/>
    <w:rsid w:val="004F53FE"/>
    <w:rsid w:val="00510865"/>
    <w:rsid w:val="00520B3F"/>
    <w:rsid w:val="00523F19"/>
    <w:rsid w:val="005243D6"/>
    <w:rsid w:val="0053634F"/>
    <w:rsid w:val="0053642C"/>
    <w:rsid w:val="00542B8F"/>
    <w:rsid w:val="005503BB"/>
    <w:rsid w:val="005539F5"/>
    <w:rsid w:val="00563708"/>
    <w:rsid w:val="0057345E"/>
    <w:rsid w:val="00581E23"/>
    <w:rsid w:val="00583C93"/>
    <w:rsid w:val="005A3CDB"/>
    <w:rsid w:val="005A523D"/>
    <w:rsid w:val="005A5BE6"/>
    <w:rsid w:val="005B1EB1"/>
    <w:rsid w:val="005C1540"/>
    <w:rsid w:val="005D28A8"/>
    <w:rsid w:val="005D3575"/>
    <w:rsid w:val="005D3F4A"/>
    <w:rsid w:val="00602997"/>
    <w:rsid w:val="00606EDA"/>
    <w:rsid w:val="00607239"/>
    <w:rsid w:val="006117F5"/>
    <w:rsid w:val="00630342"/>
    <w:rsid w:val="006335FB"/>
    <w:rsid w:val="00633CB3"/>
    <w:rsid w:val="00640D3E"/>
    <w:rsid w:val="00646EFC"/>
    <w:rsid w:val="00671B81"/>
    <w:rsid w:val="006758ED"/>
    <w:rsid w:val="006770BF"/>
    <w:rsid w:val="00692B1C"/>
    <w:rsid w:val="006A7E39"/>
    <w:rsid w:val="006B2E2D"/>
    <w:rsid w:val="006C198E"/>
    <w:rsid w:val="006D4D99"/>
    <w:rsid w:val="006E06AA"/>
    <w:rsid w:val="006E44E5"/>
    <w:rsid w:val="006F03C9"/>
    <w:rsid w:val="006F3E57"/>
    <w:rsid w:val="006F75A6"/>
    <w:rsid w:val="006F7ECD"/>
    <w:rsid w:val="0070043E"/>
    <w:rsid w:val="0071072B"/>
    <w:rsid w:val="0071500B"/>
    <w:rsid w:val="007176B2"/>
    <w:rsid w:val="00727134"/>
    <w:rsid w:val="00733A0F"/>
    <w:rsid w:val="00736A27"/>
    <w:rsid w:val="0074219B"/>
    <w:rsid w:val="00751A96"/>
    <w:rsid w:val="0075295D"/>
    <w:rsid w:val="00756430"/>
    <w:rsid w:val="00756754"/>
    <w:rsid w:val="0076154C"/>
    <w:rsid w:val="00770A72"/>
    <w:rsid w:val="007728F8"/>
    <w:rsid w:val="00780DDA"/>
    <w:rsid w:val="0078349C"/>
    <w:rsid w:val="0078375E"/>
    <w:rsid w:val="00786046"/>
    <w:rsid w:val="0079055C"/>
    <w:rsid w:val="007A0540"/>
    <w:rsid w:val="007A3211"/>
    <w:rsid w:val="007A7F40"/>
    <w:rsid w:val="007B7701"/>
    <w:rsid w:val="007B787A"/>
    <w:rsid w:val="007D0EB2"/>
    <w:rsid w:val="007D308E"/>
    <w:rsid w:val="007E03D7"/>
    <w:rsid w:val="007E4EF9"/>
    <w:rsid w:val="007E6107"/>
    <w:rsid w:val="007E7E08"/>
    <w:rsid w:val="007F410D"/>
    <w:rsid w:val="007F5F98"/>
    <w:rsid w:val="007F79D3"/>
    <w:rsid w:val="00801F3C"/>
    <w:rsid w:val="008045D2"/>
    <w:rsid w:val="00805C7F"/>
    <w:rsid w:val="00811F74"/>
    <w:rsid w:val="00821908"/>
    <w:rsid w:val="008276B5"/>
    <w:rsid w:val="008303DD"/>
    <w:rsid w:val="00845F7C"/>
    <w:rsid w:val="00852B82"/>
    <w:rsid w:val="00856744"/>
    <w:rsid w:val="00876A16"/>
    <w:rsid w:val="00882E2B"/>
    <w:rsid w:val="0088685D"/>
    <w:rsid w:val="00892C71"/>
    <w:rsid w:val="00894449"/>
    <w:rsid w:val="00894A7F"/>
    <w:rsid w:val="008A14C6"/>
    <w:rsid w:val="008B08A8"/>
    <w:rsid w:val="008B6615"/>
    <w:rsid w:val="008B66DC"/>
    <w:rsid w:val="008C722C"/>
    <w:rsid w:val="008D1804"/>
    <w:rsid w:val="008D4205"/>
    <w:rsid w:val="008F25CE"/>
    <w:rsid w:val="008F4D92"/>
    <w:rsid w:val="00906E67"/>
    <w:rsid w:val="00910F29"/>
    <w:rsid w:val="00913BD2"/>
    <w:rsid w:val="00914C00"/>
    <w:rsid w:val="00915107"/>
    <w:rsid w:val="0092067F"/>
    <w:rsid w:val="00935D43"/>
    <w:rsid w:val="00945AF1"/>
    <w:rsid w:val="00947331"/>
    <w:rsid w:val="00951B8D"/>
    <w:rsid w:val="00951F31"/>
    <w:rsid w:val="00974F48"/>
    <w:rsid w:val="00981C96"/>
    <w:rsid w:val="0098263D"/>
    <w:rsid w:val="00992A3E"/>
    <w:rsid w:val="009969AB"/>
    <w:rsid w:val="009A0B8F"/>
    <w:rsid w:val="009A37C1"/>
    <w:rsid w:val="009B369D"/>
    <w:rsid w:val="009B7536"/>
    <w:rsid w:val="009C145E"/>
    <w:rsid w:val="009C6554"/>
    <w:rsid w:val="009E2E1F"/>
    <w:rsid w:val="009E3664"/>
    <w:rsid w:val="009F3F8A"/>
    <w:rsid w:val="00A06FE5"/>
    <w:rsid w:val="00A13439"/>
    <w:rsid w:val="00A13F1B"/>
    <w:rsid w:val="00A27365"/>
    <w:rsid w:val="00A27B0D"/>
    <w:rsid w:val="00A40C6A"/>
    <w:rsid w:val="00A424EC"/>
    <w:rsid w:val="00A52039"/>
    <w:rsid w:val="00A5418F"/>
    <w:rsid w:val="00A54BBD"/>
    <w:rsid w:val="00A726ED"/>
    <w:rsid w:val="00A75974"/>
    <w:rsid w:val="00A76E1D"/>
    <w:rsid w:val="00A777F4"/>
    <w:rsid w:val="00A83AF7"/>
    <w:rsid w:val="00A865AE"/>
    <w:rsid w:val="00A91894"/>
    <w:rsid w:val="00AB66D8"/>
    <w:rsid w:val="00AC67DD"/>
    <w:rsid w:val="00AC7D2A"/>
    <w:rsid w:val="00AD50A0"/>
    <w:rsid w:val="00AD5B73"/>
    <w:rsid w:val="00AE5101"/>
    <w:rsid w:val="00B03B32"/>
    <w:rsid w:val="00B27779"/>
    <w:rsid w:val="00B347BA"/>
    <w:rsid w:val="00B42066"/>
    <w:rsid w:val="00B50A97"/>
    <w:rsid w:val="00B514AF"/>
    <w:rsid w:val="00B553F8"/>
    <w:rsid w:val="00B57120"/>
    <w:rsid w:val="00B82F44"/>
    <w:rsid w:val="00B83AB7"/>
    <w:rsid w:val="00B84968"/>
    <w:rsid w:val="00B86D54"/>
    <w:rsid w:val="00B9041A"/>
    <w:rsid w:val="00B921B2"/>
    <w:rsid w:val="00BA5EC5"/>
    <w:rsid w:val="00BB074C"/>
    <w:rsid w:val="00BB7B4B"/>
    <w:rsid w:val="00BC4498"/>
    <w:rsid w:val="00BC47B4"/>
    <w:rsid w:val="00BD6947"/>
    <w:rsid w:val="00C0373F"/>
    <w:rsid w:val="00C04B6C"/>
    <w:rsid w:val="00C04EA9"/>
    <w:rsid w:val="00C05C93"/>
    <w:rsid w:val="00C06D01"/>
    <w:rsid w:val="00C07065"/>
    <w:rsid w:val="00C163C3"/>
    <w:rsid w:val="00C210F0"/>
    <w:rsid w:val="00C22D05"/>
    <w:rsid w:val="00C24B21"/>
    <w:rsid w:val="00C31144"/>
    <w:rsid w:val="00C611D0"/>
    <w:rsid w:val="00C8506B"/>
    <w:rsid w:val="00C86BF0"/>
    <w:rsid w:val="00C92BE1"/>
    <w:rsid w:val="00CA0D11"/>
    <w:rsid w:val="00CA0D8B"/>
    <w:rsid w:val="00CA6F48"/>
    <w:rsid w:val="00CA71FF"/>
    <w:rsid w:val="00CB3B8F"/>
    <w:rsid w:val="00CB4565"/>
    <w:rsid w:val="00CD036A"/>
    <w:rsid w:val="00CD1413"/>
    <w:rsid w:val="00CD45AA"/>
    <w:rsid w:val="00CE1B1C"/>
    <w:rsid w:val="00CF1C79"/>
    <w:rsid w:val="00CF4923"/>
    <w:rsid w:val="00D017EB"/>
    <w:rsid w:val="00D032EF"/>
    <w:rsid w:val="00D034C4"/>
    <w:rsid w:val="00D03E5B"/>
    <w:rsid w:val="00D128F4"/>
    <w:rsid w:val="00D162C0"/>
    <w:rsid w:val="00D1794D"/>
    <w:rsid w:val="00D2219C"/>
    <w:rsid w:val="00D250B3"/>
    <w:rsid w:val="00D346D9"/>
    <w:rsid w:val="00D34ACF"/>
    <w:rsid w:val="00D36360"/>
    <w:rsid w:val="00D63118"/>
    <w:rsid w:val="00D64E2D"/>
    <w:rsid w:val="00D665BA"/>
    <w:rsid w:val="00D76644"/>
    <w:rsid w:val="00D8172B"/>
    <w:rsid w:val="00D9513D"/>
    <w:rsid w:val="00D95602"/>
    <w:rsid w:val="00D97D23"/>
    <w:rsid w:val="00DB2B9E"/>
    <w:rsid w:val="00DB3D4D"/>
    <w:rsid w:val="00DB7F3F"/>
    <w:rsid w:val="00DD3C95"/>
    <w:rsid w:val="00DF2A63"/>
    <w:rsid w:val="00DF5708"/>
    <w:rsid w:val="00DF7425"/>
    <w:rsid w:val="00E0748D"/>
    <w:rsid w:val="00E15012"/>
    <w:rsid w:val="00E20152"/>
    <w:rsid w:val="00E25009"/>
    <w:rsid w:val="00E415EC"/>
    <w:rsid w:val="00E419A3"/>
    <w:rsid w:val="00E47EBD"/>
    <w:rsid w:val="00E50E15"/>
    <w:rsid w:val="00E556CC"/>
    <w:rsid w:val="00E64CE4"/>
    <w:rsid w:val="00E66F8B"/>
    <w:rsid w:val="00E76067"/>
    <w:rsid w:val="00E76247"/>
    <w:rsid w:val="00E9101F"/>
    <w:rsid w:val="00E953F3"/>
    <w:rsid w:val="00E96970"/>
    <w:rsid w:val="00EA49E7"/>
    <w:rsid w:val="00ED0C65"/>
    <w:rsid w:val="00ED345F"/>
    <w:rsid w:val="00EE0D7A"/>
    <w:rsid w:val="00EE773C"/>
    <w:rsid w:val="00EF01EB"/>
    <w:rsid w:val="00EF37F1"/>
    <w:rsid w:val="00EF37FA"/>
    <w:rsid w:val="00EF459A"/>
    <w:rsid w:val="00EF7253"/>
    <w:rsid w:val="00F051F2"/>
    <w:rsid w:val="00F10F62"/>
    <w:rsid w:val="00F14615"/>
    <w:rsid w:val="00F159BA"/>
    <w:rsid w:val="00F16AB1"/>
    <w:rsid w:val="00F238E7"/>
    <w:rsid w:val="00F2627C"/>
    <w:rsid w:val="00F3124E"/>
    <w:rsid w:val="00F469F9"/>
    <w:rsid w:val="00F57A00"/>
    <w:rsid w:val="00F653F9"/>
    <w:rsid w:val="00F755B9"/>
    <w:rsid w:val="00F81D57"/>
    <w:rsid w:val="00F907AE"/>
    <w:rsid w:val="00F97738"/>
    <w:rsid w:val="00FA2CF8"/>
    <w:rsid w:val="00FA53AE"/>
    <w:rsid w:val="00FB4CC3"/>
    <w:rsid w:val="00FC04BE"/>
    <w:rsid w:val="00FC4CF8"/>
    <w:rsid w:val="00FD2789"/>
    <w:rsid w:val="00FD456B"/>
    <w:rsid w:val="00FE1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3962C3"/>
  <w15:chartTrackingRefBased/>
  <w15:docId w15:val="{57425AB4-2E4A-4D41-A882-CB3BC2774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97D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7D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97D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97D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7D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7D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7D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7D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7D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D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7D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97D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97D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7D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7D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7D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7D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7D23"/>
    <w:rPr>
      <w:rFonts w:eastAsiaTheme="majorEastAsia" w:cstheme="majorBidi"/>
      <w:color w:val="272727" w:themeColor="text1" w:themeTint="D8"/>
    </w:rPr>
  </w:style>
  <w:style w:type="paragraph" w:styleId="Title">
    <w:name w:val="Title"/>
    <w:basedOn w:val="Normal"/>
    <w:next w:val="Normal"/>
    <w:link w:val="TitleChar"/>
    <w:uiPriority w:val="10"/>
    <w:qFormat/>
    <w:rsid w:val="00D97D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D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D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7D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7D23"/>
    <w:pPr>
      <w:spacing w:before="160"/>
      <w:jc w:val="center"/>
    </w:pPr>
    <w:rPr>
      <w:i/>
      <w:iCs/>
      <w:color w:val="404040" w:themeColor="text1" w:themeTint="BF"/>
    </w:rPr>
  </w:style>
  <w:style w:type="character" w:customStyle="1" w:styleId="QuoteChar">
    <w:name w:val="Quote Char"/>
    <w:basedOn w:val="DefaultParagraphFont"/>
    <w:link w:val="Quote"/>
    <w:uiPriority w:val="29"/>
    <w:rsid w:val="00D97D23"/>
    <w:rPr>
      <w:i/>
      <w:iCs/>
      <w:color w:val="404040" w:themeColor="text1" w:themeTint="BF"/>
    </w:rPr>
  </w:style>
  <w:style w:type="paragraph" w:styleId="ListParagraph">
    <w:name w:val="List Paragraph"/>
    <w:basedOn w:val="Normal"/>
    <w:uiPriority w:val="34"/>
    <w:qFormat/>
    <w:rsid w:val="00D97D23"/>
    <w:pPr>
      <w:ind w:left="720"/>
      <w:contextualSpacing/>
    </w:pPr>
  </w:style>
  <w:style w:type="character" w:styleId="IntenseEmphasis">
    <w:name w:val="Intense Emphasis"/>
    <w:basedOn w:val="DefaultParagraphFont"/>
    <w:uiPriority w:val="21"/>
    <w:qFormat/>
    <w:rsid w:val="00D97D23"/>
    <w:rPr>
      <w:i/>
      <w:iCs/>
      <w:color w:val="0F4761" w:themeColor="accent1" w:themeShade="BF"/>
    </w:rPr>
  </w:style>
  <w:style w:type="paragraph" w:styleId="IntenseQuote">
    <w:name w:val="Intense Quote"/>
    <w:basedOn w:val="Normal"/>
    <w:next w:val="Normal"/>
    <w:link w:val="IntenseQuoteChar"/>
    <w:uiPriority w:val="30"/>
    <w:qFormat/>
    <w:rsid w:val="00D97D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7D23"/>
    <w:rPr>
      <w:i/>
      <w:iCs/>
      <w:color w:val="0F4761" w:themeColor="accent1" w:themeShade="BF"/>
    </w:rPr>
  </w:style>
  <w:style w:type="character" w:styleId="IntenseReference">
    <w:name w:val="Intense Reference"/>
    <w:basedOn w:val="DefaultParagraphFont"/>
    <w:uiPriority w:val="32"/>
    <w:qFormat/>
    <w:rsid w:val="00D97D23"/>
    <w:rPr>
      <w:b/>
      <w:bCs/>
      <w:smallCaps/>
      <w:color w:val="0F4761" w:themeColor="accent1" w:themeShade="BF"/>
      <w:spacing w:val="5"/>
    </w:rPr>
  </w:style>
  <w:style w:type="table" w:styleId="TableGrid">
    <w:name w:val="Table Grid"/>
    <w:basedOn w:val="TableNormal"/>
    <w:uiPriority w:val="59"/>
    <w:rsid w:val="00D17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A3938"/>
    <w:pPr>
      <w:spacing w:after="0" w:line="240" w:lineRule="auto"/>
    </w:pPr>
    <w:rPr>
      <w:lang w:val="en-GB"/>
    </w:rPr>
  </w:style>
  <w:style w:type="character" w:styleId="CommentReference">
    <w:name w:val="annotation reference"/>
    <w:basedOn w:val="DefaultParagraphFont"/>
    <w:uiPriority w:val="99"/>
    <w:semiHidden/>
    <w:unhideWhenUsed/>
    <w:rsid w:val="003A3938"/>
    <w:rPr>
      <w:sz w:val="16"/>
      <w:szCs w:val="16"/>
    </w:rPr>
  </w:style>
  <w:style w:type="paragraph" w:styleId="CommentText">
    <w:name w:val="annotation text"/>
    <w:basedOn w:val="Normal"/>
    <w:link w:val="CommentTextChar"/>
    <w:uiPriority w:val="99"/>
    <w:unhideWhenUsed/>
    <w:rsid w:val="003A3938"/>
    <w:pPr>
      <w:spacing w:line="240" w:lineRule="auto"/>
    </w:pPr>
    <w:rPr>
      <w:sz w:val="20"/>
      <w:szCs w:val="20"/>
    </w:rPr>
  </w:style>
  <w:style w:type="character" w:customStyle="1" w:styleId="CommentTextChar">
    <w:name w:val="Comment Text Char"/>
    <w:basedOn w:val="DefaultParagraphFont"/>
    <w:link w:val="CommentText"/>
    <w:uiPriority w:val="99"/>
    <w:rsid w:val="003A3938"/>
    <w:rPr>
      <w:sz w:val="20"/>
      <w:szCs w:val="20"/>
      <w:lang w:val="en-GB"/>
    </w:rPr>
  </w:style>
  <w:style w:type="paragraph" w:styleId="CommentSubject">
    <w:name w:val="annotation subject"/>
    <w:basedOn w:val="CommentText"/>
    <w:next w:val="CommentText"/>
    <w:link w:val="CommentSubjectChar"/>
    <w:uiPriority w:val="99"/>
    <w:semiHidden/>
    <w:unhideWhenUsed/>
    <w:rsid w:val="003A3938"/>
    <w:rPr>
      <w:b/>
      <w:bCs/>
    </w:rPr>
  </w:style>
  <w:style w:type="character" w:customStyle="1" w:styleId="CommentSubjectChar">
    <w:name w:val="Comment Subject Char"/>
    <w:basedOn w:val="CommentTextChar"/>
    <w:link w:val="CommentSubject"/>
    <w:uiPriority w:val="99"/>
    <w:semiHidden/>
    <w:rsid w:val="003A3938"/>
    <w:rPr>
      <w:b/>
      <w:bCs/>
      <w:sz w:val="20"/>
      <w:szCs w:val="20"/>
      <w:lang w:val="en-GB"/>
    </w:rPr>
  </w:style>
  <w:style w:type="paragraph" w:styleId="BalloonText">
    <w:name w:val="Balloon Text"/>
    <w:basedOn w:val="Normal"/>
    <w:link w:val="BalloonTextChar"/>
    <w:uiPriority w:val="99"/>
    <w:semiHidden/>
    <w:unhideWhenUsed/>
    <w:rsid w:val="00CE1B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B1C"/>
    <w:rPr>
      <w:rFonts w:ascii="Segoe UI" w:hAnsi="Segoe UI" w:cs="Segoe UI"/>
      <w:sz w:val="18"/>
      <w:szCs w:val="18"/>
      <w:lang w:val="en-GB"/>
    </w:rPr>
  </w:style>
  <w:style w:type="paragraph" w:styleId="Header">
    <w:name w:val="header"/>
    <w:basedOn w:val="Normal"/>
    <w:link w:val="HeaderChar"/>
    <w:uiPriority w:val="99"/>
    <w:unhideWhenUsed/>
    <w:rsid w:val="00A777F4"/>
    <w:pPr>
      <w:tabs>
        <w:tab w:val="center" w:pos="4680"/>
        <w:tab w:val="right" w:pos="9360"/>
      </w:tabs>
      <w:spacing w:after="200" w:line="276" w:lineRule="auto"/>
    </w:pPr>
    <w:rPr>
      <w:kern w:val="0"/>
      <w:sz w:val="22"/>
      <w:szCs w:val="22"/>
      <w:lang w:val="en-US"/>
      <w14:ligatures w14:val="none"/>
    </w:rPr>
  </w:style>
  <w:style w:type="character" w:customStyle="1" w:styleId="HeaderChar">
    <w:name w:val="Header Char"/>
    <w:basedOn w:val="DefaultParagraphFont"/>
    <w:link w:val="Header"/>
    <w:uiPriority w:val="99"/>
    <w:rsid w:val="00A777F4"/>
    <w:rPr>
      <w:kern w:val="0"/>
      <w:sz w:val="22"/>
      <w:szCs w:val="22"/>
      <w14:ligatures w14:val="none"/>
    </w:rPr>
  </w:style>
  <w:style w:type="paragraph" w:styleId="NormalIndent">
    <w:name w:val="Normal Indent"/>
    <w:basedOn w:val="Normal"/>
    <w:uiPriority w:val="99"/>
    <w:unhideWhenUsed/>
    <w:rsid w:val="00A777F4"/>
    <w:pPr>
      <w:spacing w:after="200" w:line="276" w:lineRule="auto"/>
      <w:ind w:left="720"/>
    </w:pPr>
    <w:rPr>
      <w:kern w:val="0"/>
      <w:sz w:val="22"/>
      <w:szCs w:val="22"/>
      <w:lang w:val="en-US"/>
      <w14:ligatures w14:val="none"/>
    </w:rPr>
  </w:style>
  <w:style w:type="character" w:styleId="Emphasis">
    <w:name w:val="Emphasis"/>
    <w:basedOn w:val="DefaultParagraphFont"/>
    <w:uiPriority w:val="20"/>
    <w:qFormat/>
    <w:rsid w:val="00A777F4"/>
    <w:rPr>
      <w:i/>
      <w:iCs/>
    </w:rPr>
  </w:style>
  <w:style w:type="character" w:styleId="Hyperlink">
    <w:name w:val="Hyperlink"/>
    <w:basedOn w:val="DefaultParagraphFont"/>
    <w:uiPriority w:val="99"/>
    <w:unhideWhenUsed/>
    <w:rsid w:val="00A777F4"/>
    <w:rPr>
      <w:color w:val="467886" w:themeColor="hyperlink"/>
      <w:u w:val="single"/>
    </w:rPr>
  </w:style>
  <w:style w:type="paragraph" w:styleId="Caption">
    <w:name w:val="caption"/>
    <w:basedOn w:val="Normal"/>
    <w:next w:val="Normal"/>
    <w:uiPriority w:val="35"/>
    <w:semiHidden/>
    <w:unhideWhenUsed/>
    <w:qFormat/>
    <w:rsid w:val="00A777F4"/>
    <w:pPr>
      <w:spacing w:after="200" w:line="240" w:lineRule="auto"/>
    </w:pPr>
    <w:rPr>
      <w:b/>
      <w:bCs/>
      <w:color w:val="156082" w:themeColor="accent1"/>
      <w:kern w:val="0"/>
      <w:sz w:val="18"/>
      <w:szCs w:val="18"/>
      <w:lang w:val="en-US"/>
      <w14:ligatures w14:val="none"/>
    </w:rPr>
  </w:style>
  <w:style w:type="paragraph" w:styleId="Footer">
    <w:name w:val="footer"/>
    <w:basedOn w:val="Normal"/>
    <w:link w:val="FooterChar"/>
    <w:uiPriority w:val="99"/>
    <w:unhideWhenUsed/>
    <w:rsid w:val="007905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55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2071">
      <w:bodyDiv w:val="1"/>
      <w:marLeft w:val="0"/>
      <w:marRight w:val="0"/>
      <w:marTop w:val="0"/>
      <w:marBottom w:val="0"/>
      <w:divBdr>
        <w:top w:val="none" w:sz="0" w:space="0" w:color="auto"/>
        <w:left w:val="none" w:sz="0" w:space="0" w:color="auto"/>
        <w:bottom w:val="none" w:sz="0" w:space="0" w:color="auto"/>
        <w:right w:val="none" w:sz="0" w:space="0" w:color="auto"/>
      </w:divBdr>
    </w:div>
    <w:div w:id="799570129">
      <w:bodyDiv w:val="1"/>
      <w:marLeft w:val="0"/>
      <w:marRight w:val="0"/>
      <w:marTop w:val="0"/>
      <w:marBottom w:val="0"/>
      <w:divBdr>
        <w:top w:val="none" w:sz="0" w:space="0" w:color="auto"/>
        <w:left w:val="none" w:sz="0" w:space="0" w:color="auto"/>
        <w:bottom w:val="none" w:sz="0" w:space="0" w:color="auto"/>
        <w:right w:val="none" w:sz="0" w:space="0" w:color="auto"/>
      </w:divBdr>
    </w:div>
    <w:div w:id="1056398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C169C-6E1E-44E3-972E-31552E619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Benedicta An-Mwaaba</dc:creator>
  <cp:keywords/>
  <dc:description/>
  <cp:lastModifiedBy>Timothy Awine</cp:lastModifiedBy>
  <cp:revision>3</cp:revision>
  <dcterms:created xsi:type="dcterms:W3CDTF">2025-03-23T14:28:00Z</dcterms:created>
  <dcterms:modified xsi:type="dcterms:W3CDTF">2025-03-23T14:30:00Z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41933da2df99e9092cedce17a36536916e71204c1d014beb75b0ed20780d5326</vt:lpwstr>
  </property>
</Properties>
</file>